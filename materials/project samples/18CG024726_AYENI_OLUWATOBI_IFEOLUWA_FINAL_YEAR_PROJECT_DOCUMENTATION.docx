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42AF" w14:textId="52B7568F" w:rsidR="00F309BB" w:rsidRPr="00555897" w:rsidRDefault="00F309BB" w:rsidP="00F309BB">
      <w:pPr>
        <w:pStyle w:val="front-mattertext"/>
        <w:rPr>
          <w:sz w:val="32"/>
          <w:szCs w:val="32"/>
        </w:rPr>
      </w:pPr>
      <w:r w:rsidRPr="00555897">
        <w:rPr>
          <w:sz w:val="32"/>
          <w:szCs w:val="32"/>
        </w:rPr>
        <w:t xml:space="preserve">IMPLEMENTATION OF A </w:t>
      </w:r>
      <w:r w:rsidR="00C104FD" w:rsidRPr="00555897">
        <w:rPr>
          <w:sz w:val="32"/>
          <w:szCs w:val="32"/>
        </w:rPr>
        <w:t>VOICE</w:t>
      </w:r>
      <w:r w:rsidR="00CE7D09" w:rsidRPr="00555897">
        <w:rPr>
          <w:sz w:val="32"/>
          <w:szCs w:val="32"/>
        </w:rPr>
        <w:t>-</w:t>
      </w:r>
      <w:r w:rsidR="00C104FD" w:rsidRPr="00555897">
        <w:rPr>
          <w:sz w:val="32"/>
          <w:szCs w:val="32"/>
        </w:rPr>
        <w:t xml:space="preserve">ENABLED </w:t>
      </w:r>
      <w:r w:rsidRPr="00555897">
        <w:rPr>
          <w:sz w:val="32"/>
          <w:szCs w:val="32"/>
        </w:rPr>
        <w:t>BIBLE CHATBOT USING SPEECH</w:t>
      </w:r>
      <w:r w:rsidR="00CE7D09" w:rsidRPr="00555897">
        <w:rPr>
          <w:sz w:val="32"/>
          <w:szCs w:val="32"/>
        </w:rPr>
        <w:t>-TO-</w:t>
      </w:r>
      <w:r w:rsidRPr="00555897">
        <w:rPr>
          <w:sz w:val="32"/>
          <w:szCs w:val="32"/>
        </w:rPr>
        <w:t>TEXT RECOGNITION</w:t>
      </w:r>
    </w:p>
    <w:p w14:paraId="211CDC1C" w14:textId="77777777" w:rsidR="00F309BB" w:rsidRPr="00555897" w:rsidRDefault="00F309BB" w:rsidP="00555897">
      <w:pPr>
        <w:pStyle w:val="front-mattertext"/>
        <w:jc w:val="both"/>
        <w:rPr>
          <w:sz w:val="32"/>
          <w:szCs w:val="32"/>
        </w:rPr>
      </w:pPr>
    </w:p>
    <w:p w14:paraId="6B34F0D1" w14:textId="77777777" w:rsidR="00F309BB" w:rsidRPr="00555897" w:rsidRDefault="00F309BB" w:rsidP="00F309BB">
      <w:pPr>
        <w:pStyle w:val="front-mattertext"/>
        <w:rPr>
          <w:sz w:val="32"/>
          <w:szCs w:val="32"/>
        </w:rPr>
      </w:pPr>
    </w:p>
    <w:p w14:paraId="5C5AC8E0" w14:textId="26C3AC01" w:rsidR="00F309BB" w:rsidRPr="00555897" w:rsidRDefault="00F309BB" w:rsidP="00555897">
      <w:pPr>
        <w:pStyle w:val="front-mattertext"/>
        <w:rPr>
          <w:sz w:val="32"/>
          <w:szCs w:val="32"/>
        </w:rPr>
      </w:pPr>
      <w:r w:rsidRPr="00555897">
        <w:rPr>
          <w:sz w:val="32"/>
          <w:szCs w:val="32"/>
        </w:rPr>
        <w:t>BY</w:t>
      </w:r>
    </w:p>
    <w:p w14:paraId="20780E82" w14:textId="77777777" w:rsidR="00F309BB" w:rsidRPr="00555897" w:rsidRDefault="00F309BB" w:rsidP="00555897">
      <w:pPr>
        <w:pStyle w:val="front-mattertext"/>
        <w:jc w:val="both"/>
        <w:rPr>
          <w:sz w:val="32"/>
          <w:szCs w:val="32"/>
        </w:rPr>
      </w:pPr>
    </w:p>
    <w:p w14:paraId="38D14D2C" w14:textId="77777777" w:rsidR="00F309BB" w:rsidRPr="00555897" w:rsidRDefault="00F309BB" w:rsidP="00F309BB">
      <w:pPr>
        <w:pStyle w:val="front-mattertext"/>
        <w:rPr>
          <w:sz w:val="32"/>
          <w:szCs w:val="32"/>
        </w:rPr>
      </w:pPr>
      <w:r w:rsidRPr="00555897">
        <w:rPr>
          <w:sz w:val="32"/>
          <w:szCs w:val="32"/>
        </w:rPr>
        <w:t>AYENI OLUWATOBI IFEOLUWA</w:t>
      </w:r>
    </w:p>
    <w:p w14:paraId="508A5073" w14:textId="77777777" w:rsidR="00F309BB" w:rsidRPr="00555897" w:rsidRDefault="00F309BB" w:rsidP="00F309BB">
      <w:pPr>
        <w:pStyle w:val="front-mattertext"/>
        <w:rPr>
          <w:sz w:val="32"/>
          <w:szCs w:val="32"/>
        </w:rPr>
      </w:pPr>
      <w:r w:rsidRPr="00555897">
        <w:rPr>
          <w:sz w:val="32"/>
          <w:szCs w:val="32"/>
        </w:rPr>
        <w:t>(18CG024726)</w:t>
      </w:r>
    </w:p>
    <w:p w14:paraId="653D1FD8" w14:textId="77777777" w:rsidR="00F309BB" w:rsidRPr="00555897" w:rsidRDefault="00F309BB" w:rsidP="00F309BB">
      <w:pPr>
        <w:pStyle w:val="front-mattertext"/>
        <w:rPr>
          <w:sz w:val="32"/>
          <w:szCs w:val="32"/>
        </w:rPr>
      </w:pPr>
      <w:r w:rsidRPr="00555897">
        <w:rPr>
          <w:sz w:val="32"/>
          <w:szCs w:val="32"/>
        </w:rPr>
        <w:t>A PROJECT SUBMITTED TO THE DEPARTMENT OF COMPUTER AND INFORMATION SCIENCE, COLLEGE OF SCIENCE AND TECHNOLOGY, COVENANT UNIVERSITY OTA, OGUN STATE.</w:t>
      </w:r>
    </w:p>
    <w:p w14:paraId="74FB9A07" w14:textId="77777777" w:rsidR="00F309BB" w:rsidRPr="00555897" w:rsidRDefault="00F309BB" w:rsidP="00F309BB">
      <w:pPr>
        <w:pStyle w:val="front-mattertext"/>
        <w:rPr>
          <w:sz w:val="32"/>
          <w:szCs w:val="32"/>
        </w:rPr>
      </w:pPr>
    </w:p>
    <w:p w14:paraId="7350E258" w14:textId="77777777" w:rsidR="00F309BB" w:rsidRPr="00555897" w:rsidRDefault="00F309BB" w:rsidP="00F309BB">
      <w:pPr>
        <w:pStyle w:val="front-mattertext"/>
        <w:rPr>
          <w:sz w:val="32"/>
          <w:szCs w:val="32"/>
        </w:rPr>
      </w:pPr>
    </w:p>
    <w:p w14:paraId="673C905A" w14:textId="3BAA626D" w:rsidR="00F309BB" w:rsidRPr="00555897" w:rsidRDefault="00F309BB" w:rsidP="00555897">
      <w:pPr>
        <w:pStyle w:val="front-mattertext"/>
        <w:rPr>
          <w:sz w:val="32"/>
          <w:szCs w:val="32"/>
        </w:rPr>
      </w:pPr>
      <w:r w:rsidRPr="00555897">
        <w:rPr>
          <w:sz w:val="32"/>
          <w:szCs w:val="32"/>
        </w:rPr>
        <w:t>IN PARTIAL FULFILMENT OF THE REQUIREM</w:t>
      </w:r>
      <w:r w:rsidR="00CE7D09" w:rsidRPr="00555897">
        <w:rPr>
          <w:sz w:val="32"/>
          <w:szCs w:val="32"/>
        </w:rPr>
        <w:t>E</w:t>
      </w:r>
      <w:r w:rsidRPr="00555897">
        <w:rPr>
          <w:sz w:val="32"/>
          <w:szCs w:val="32"/>
        </w:rPr>
        <w:t>NTS FOR THE AWARD OF THE BACHELOR OF SCIENCE (HONORS) DEGREE IN COMPUTER SCIENCE</w:t>
      </w:r>
    </w:p>
    <w:p w14:paraId="197ABE24" w14:textId="77777777" w:rsidR="00F309BB" w:rsidRPr="00555897" w:rsidRDefault="00F309BB" w:rsidP="00F309BB">
      <w:pPr>
        <w:pStyle w:val="front-mattertext"/>
        <w:jc w:val="both"/>
        <w:rPr>
          <w:sz w:val="32"/>
          <w:szCs w:val="32"/>
        </w:rPr>
      </w:pPr>
    </w:p>
    <w:p w14:paraId="14DD1EB5" w14:textId="71904297" w:rsidR="00F309BB" w:rsidRPr="00555897" w:rsidRDefault="005F1C52" w:rsidP="00F309BB">
      <w:pPr>
        <w:pStyle w:val="front-mattertext"/>
        <w:rPr>
          <w:sz w:val="32"/>
          <w:szCs w:val="32"/>
        </w:rPr>
        <w:sectPr w:rsidR="00F309BB" w:rsidRPr="00555897" w:rsidSect="00E04AF1">
          <w:pgSz w:w="12240" w:h="15840"/>
          <w:pgMar w:top="1440" w:right="1440" w:bottom="1440" w:left="1440" w:header="720" w:footer="720" w:gutter="0"/>
          <w:pgNumType w:fmt="lowerRoman" w:start="1"/>
          <w:cols w:space="720"/>
          <w:docGrid w:linePitch="360"/>
        </w:sectPr>
      </w:pPr>
      <w:r w:rsidRPr="00555897">
        <w:rPr>
          <w:sz w:val="32"/>
          <w:szCs w:val="32"/>
        </w:rPr>
        <w:t>J</w:t>
      </w:r>
      <w:r w:rsidR="00555897" w:rsidRPr="00555897">
        <w:rPr>
          <w:sz w:val="32"/>
          <w:szCs w:val="32"/>
        </w:rPr>
        <w:t>ULY</w:t>
      </w:r>
      <w:r w:rsidR="00DC6400" w:rsidRPr="00555897">
        <w:rPr>
          <w:sz w:val="32"/>
          <w:szCs w:val="32"/>
        </w:rPr>
        <w:t>,</w:t>
      </w:r>
      <w:r w:rsidR="00F309BB" w:rsidRPr="00555897">
        <w:rPr>
          <w:sz w:val="32"/>
          <w:szCs w:val="32"/>
        </w:rPr>
        <w:t xml:space="preserve"> 20</w:t>
      </w:r>
      <w:r w:rsidR="00D9164C" w:rsidRPr="00555897">
        <w:rPr>
          <w:sz w:val="32"/>
          <w:szCs w:val="32"/>
        </w:rPr>
        <w:t>22</w:t>
      </w:r>
    </w:p>
    <w:p w14:paraId="2392FD69" w14:textId="5AE145CB" w:rsidR="00EA7A13" w:rsidRDefault="00087ABC" w:rsidP="00087ABC">
      <w:pPr>
        <w:pStyle w:val="Intro-heading"/>
      </w:pPr>
      <w:bookmarkStart w:id="0" w:name="_Toc109421127"/>
      <w:r>
        <w:lastRenderedPageBreak/>
        <w:t>CERTIFICATION</w:t>
      </w:r>
      <w:bookmarkEnd w:id="0"/>
    </w:p>
    <w:p w14:paraId="48573971" w14:textId="531A1360" w:rsidR="004F476C" w:rsidRDefault="00113063" w:rsidP="004F476C">
      <w:r>
        <w:t>I</w:t>
      </w:r>
      <w:r w:rsidR="00765D9C">
        <w:t xml:space="preserve"> hereby certify that this project work titled IMPLEMENTATION OF A </w:t>
      </w:r>
      <w:r w:rsidR="00701799">
        <w:t xml:space="preserve">VOICE ENABLED </w:t>
      </w:r>
      <w:r w:rsidR="00765D9C">
        <w:t xml:space="preserve">BIBLE CHATBOT USING SPEECH TO TEXT RECOGNITION is a bona fide work carried out by Ayeni Oluwatobi Ifeoluwa (18CG024726) submitted to the </w:t>
      </w:r>
      <w:r w:rsidR="00EB02BA">
        <w:t>D</w:t>
      </w:r>
      <w:r w:rsidR="00765D9C">
        <w:t>epartment of Computer and Information Sciences, College of Science and Technology, Covenant University, Ota.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5"/>
        <w:gridCol w:w="3415"/>
      </w:tblGrid>
      <w:tr w:rsidR="00AB2184" w14:paraId="60D780AC" w14:textId="77777777" w:rsidTr="00C94531">
        <w:tc>
          <w:tcPr>
            <w:tcW w:w="5935" w:type="dxa"/>
            <w:vAlign w:val="center"/>
          </w:tcPr>
          <w:p w14:paraId="2D78FE59" w14:textId="3EAC345C" w:rsidR="00AB2184" w:rsidRPr="00314378" w:rsidRDefault="00AB2184" w:rsidP="003F1788">
            <w:pPr>
              <w:spacing w:after="0"/>
              <w:jc w:val="left"/>
              <w:rPr>
                <w:b/>
                <w:bCs/>
                <w:caps/>
              </w:rPr>
            </w:pPr>
            <w:r w:rsidRPr="00314378">
              <w:rPr>
                <w:b/>
                <w:bCs/>
                <w:caps/>
                <w:sz w:val="28"/>
                <w:szCs w:val="24"/>
              </w:rPr>
              <w:t>Professor Jelili Oyelade</w:t>
            </w:r>
          </w:p>
        </w:tc>
        <w:tc>
          <w:tcPr>
            <w:tcW w:w="3415" w:type="dxa"/>
            <w:tcBorders>
              <w:bottom w:val="single" w:sz="4" w:space="0" w:color="auto"/>
            </w:tcBorders>
            <w:vAlign w:val="center"/>
          </w:tcPr>
          <w:p w14:paraId="15C27A38" w14:textId="77777777" w:rsidR="00AB2184" w:rsidRDefault="00AB2184" w:rsidP="003F1788">
            <w:pPr>
              <w:spacing w:after="0"/>
              <w:jc w:val="left"/>
            </w:pPr>
          </w:p>
        </w:tc>
      </w:tr>
      <w:tr w:rsidR="00AB2184" w14:paraId="030FEA8D" w14:textId="77777777" w:rsidTr="00A95CEA">
        <w:trPr>
          <w:trHeight w:val="467"/>
        </w:trPr>
        <w:tc>
          <w:tcPr>
            <w:tcW w:w="5935" w:type="dxa"/>
            <w:vAlign w:val="center"/>
          </w:tcPr>
          <w:p w14:paraId="46702784" w14:textId="26D87769" w:rsidR="00AB2184" w:rsidRPr="001E3A59" w:rsidRDefault="001E3A59" w:rsidP="001E3A59">
            <w:pPr>
              <w:spacing w:after="0"/>
              <w:jc w:val="left"/>
            </w:pPr>
            <w:r>
              <w:rPr>
                <w:b/>
                <w:bCs/>
              </w:rPr>
              <w:t xml:space="preserve">  </w:t>
            </w:r>
            <w:r w:rsidRPr="001E3A59">
              <w:t xml:space="preserve"> </w:t>
            </w:r>
            <w:r w:rsidR="00AB2184" w:rsidRPr="001E3A59">
              <w:t>Supervisor</w:t>
            </w:r>
          </w:p>
        </w:tc>
        <w:tc>
          <w:tcPr>
            <w:tcW w:w="3415" w:type="dxa"/>
            <w:tcBorders>
              <w:top w:val="single" w:sz="4" w:space="0" w:color="auto"/>
            </w:tcBorders>
            <w:vAlign w:val="center"/>
          </w:tcPr>
          <w:p w14:paraId="57A8D568" w14:textId="4F94DBBC" w:rsidR="00AB2184" w:rsidRPr="00314378" w:rsidRDefault="003F1788" w:rsidP="003F1788">
            <w:pPr>
              <w:spacing w:after="0"/>
              <w:jc w:val="left"/>
              <w:rPr>
                <w:b/>
                <w:bCs/>
              </w:rPr>
            </w:pPr>
            <w:r w:rsidRPr="00314378">
              <w:rPr>
                <w:b/>
                <w:bCs/>
              </w:rPr>
              <w:t>Signature and Date</w:t>
            </w:r>
          </w:p>
        </w:tc>
      </w:tr>
      <w:tr w:rsidR="003F1788" w14:paraId="0C7D1AE9" w14:textId="77777777" w:rsidTr="00B03A9C">
        <w:trPr>
          <w:trHeight w:val="3014"/>
        </w:trPr>
        <w:tc>
          <w:tcPr>
            <w:tcW w:w="5935" w:type="dxa"/>
            <w:vAlign w:val="center"/>
          </w:tcPr>
          <w:p w14:paraId="603EC7AA" w14:textId="77777777" w:rsidR="003F1788" w:rsidRDefault="003F1788" w:rsidP="003F1788">
            <w:pPr>
              <w:spacing w:after="0"/>
              <w:jc w:val="left"/>
            </w:pPr>
          </w:p>
        </w:tc>
        <w:tc>
          <w:tcPr>
            <w:tcW w:w="3415" w:type="dxa"/>
            <w:vAlign w:val="center"/>
          </w:tcPr>
          <w:p w14:paraId="637EA497" w14:textId="77777777" w:rsidR="003F1788" w:rsidRDefault="003F1788" w:rsidP="003F1788">
            <w:pPr>
              <w:spacing w:after="0"/>
              <w:jc w:val="left"/>
            </w:pPr>
          </w:p>
        </w:tc>
      </w:tr>
      <w:tr w:rsidR="00AB2184" w14:paraId="1CAA03DE" w14:textId="77777777" w:rsidTr="00C94531">
        <w:trPr>
          <w:trHeight w:val="719"/>
        </w:trPr>
        <w:tc>
          <w:tcPr>
            <w:tcW w:w="5935" w:type="dxa"/>
            <w:vAlign w:val="center"/>
          </w:tcPr>
          <w:p w14:paraId="14A5C8B1" w14:textId="5B60AB7F" w:rsidR="00AB2184" w:rsidRPr="003F1788" w:rsidRDefault="00E76616" w:rsidP="003F1788">
            <w:pPr>
              <w:spacing w:after="0"/>
              <w:jc w:val="left"/>
              <w:rPr>
                <w:b/>
                <w:bCs/>
                <w:caps/>
                <w:sz w:val="28"/>
                <w:szCs w:val="28"/>
              </w:rPr>
            </w:pPr>
            <w:r w:rsidRPr="003F1788">
              <w:rPr>
                <w:b/>
                <w:bCs/>
                <w:caps/>
                <w:sz w:val="28"/>
                <w:szCs w:val="28"/>
              </w:rPr>
              <w:t>Professor Olufunke O.</w:t>
            </w:r>
            <w:r w:rsidR="003F1788">
              <w:rPr>
                <w:b/>
                <w:bCs/>
                <w:caps/>
                <w:sz w:val="28"/>
                <w:szCs w:val="28"/>
              </w:rPr>
              <w:t xml:space="preserve"> </w:t>
            </w:r>
            <w:r w:rsidRPr="003F1788">
              <w:rPr>
                <w:b/>
                <w:bCs/>
                <w:caps/>
                <w:sz w:val="28"/>
                <w:szCs w:val="28"/>
              </w:rPr>
              <w:t>Oladipupo</w:t>
            </w:r>
          </w:p>
        </w:tc>
        <w:tc>
          <w:tcPr>
            <w:tcW w:w="3415" w:type="dxa"/>
            <w:tcBorders>
              <w:bottom w:val="single" w:sz="4" w:space="0" w:color="auto"/>
            </w:tcBorders>
            <w:vAlign w:val="center"/>
          </w:tcPr>
          <w:p w14:paraId="3710DAE3" w14:textId="77777777" w:rsidR="00AB2184" w:rsidRDefault="00AB2184" w:rsidP="003F1788">
            <w:pPr>
              <w:spacing w:after="0"/>
              <w:jc w:val="left"/>
            </w:pPr>
          </w:p>
        </w:tc>
      </w:tr>
      <w:tr w:rsidR="00AB2184" w14:paraId="370A7B77" w14:textId="77777777" w:rsidTr="00C94531">
        <w:tc>
          <w:tcPr>
            <w:tcW w:w="5935" w:type="dxa"/>
            <w:vAlign w:val="center"/>
          </w:tcPr>
          <w:p w14:paraId="4163277A" w14:textId="534DF1F8" w:rsidR="00AB2184" w:rsidRPr="001E3A59" w:rsidRDefault="001E3A59" w:rsidP="003F1788">
            <w:pPr>
              <w:spacing w:after="0"/>
              <w:jc w:val="left"/>
            </w:pPr>
            <w:r>
              <w:rPr>
                <w:b/>
                <w:bCs/>
              </w:rPr>
              <w:t xml:space="preserve">    </w:t>
            </w:r>
            <w:r w:rsidR="00E76616" w:rsidRPr="001E3A59">
              <w:t>Head of Department</w:t>
            </w:r>
          </w:p>
        </w:tc>
        <w:tc>
          <w:tcPr>
            <w:tcW w:w="3415" w:type="dxa"/>
            <w:tcBorders>
              <w:top w:val="single" w:sz="4" w:space="0" w:color="auto"/>
            </w:tcBorders>
            <w:vAlign w:val="center"/>
          </w:tcPr>
          <w:p w14:paraId="13EE4645" w14:textId="1B63F90E" w:rsidR="00AB2184" w:rsidRPr="00314378" w:rsidRDefault="003F1788" w:rsidP="003F1788">
            <w:pPr>
              <w:spacing w:after="0"/>
              <w:jc w:val="left"/>
              <w:rPr>
                <w:b/>
                <w:bCs/>
              </w:rPr>
            </w:pPr>
            <w:r w:rsidRPr="00314378">
              <w:rPr>
                <w:b/>
                <w:bCs/>
              </w:rPr>
              <w:t>Signature and Date</w:t>
            </w:r>
          </w:p>
        </w:tc>
      </w:tr>
    </w:tbl>
    <w:p w14:paraId="281FD263" w14:textId="77777777" w:rsidR="00AB2184" w:rsidRDefault="00AB2184" w:rsidP="004F476C"/>
    <w:p w14:paraId="263B8443" w14:textId="544DC239" w:rsidR="004F476C" w:rsidRDefault="004F476C" w:rsidP="004F476C"/>
    <w:p w14:paraId="4620F446" w14:textId="79480D06" w:rsidR="004F476C" w:rsidRDefault="004F476C" w:rsidP="004F476C"/>
    <w:p w14:paraId="5C289916" w14:textId="1C85CF37" w:rsidR="004F476C" w:rsidRDefault="004F476C" w:rsidP="004F476C"/>
    <w:p w14:paraId="546B2BE0" w14:textId="2E7F0160" w:rsidR="004F476C" w:rsidRDefault="004F476C" w:rsidP="004F476C"/>
    <w:p w14:paraId="596480E9" w14:textId="7FB25DF5" w:rsidR="004F476C" w:rsidRDefault="004F476C" w:rsidP="004F476C"/>
    <w:p w14:paraId="706A0977" w14:textId="2EF9FC76" w:rsidR="004F476C" w:rsidRDefault="004F476C" w:rsidP="004F476C"/>
    <w:p w14:paraId="475719CD" w14:textId="3D40D5CE" w:rsidR="004F476C" w:rsidRDefault="004F476C" w:rsidP="004F476C">
      <w:pPr>
        <w:pStyle w:val="Intro-heading"/>
      </w:pPr>
      <w:bookmarkStart w:id="1" w:name="_Toc109421128"/>
      <w:r>
        <w:lastRenderedPageBreak/>
        <w:t>DEDICATION</w:t>
      </w:r>
      <w:bookmarkEnd w:id="1"/>
    </w:p>
    <w:p w14:paraId="7913A927" w14:textId="0C931164" w:rsidR="004F476C" w:rsidRDefault="00E50816" w:rsidP="00C2409A">
      <w:r>
        <w:t xml:space="preserve">I dedicate this work </w:t>
      </w:r>
      <w:r w:rsidR="00C2409A">
        <w:t xml:space="preserve">to my late </w:t>
      </w:r>
      <w:r w:rsidR="004A6B4E">
        <w:t>grandmother</w:t>
      </w:r>
      <w:r w:rsidR="00CE7D09">
        <w:t>. She</w:t>
      </w:r>
      <w:r w:rsidR="00C2409A">
        <w:t xml:space="preserve"> started this academic journey with me and was always there for me every </w:t>
      </w:r>
      <w:r w:rsidR="00B9090E">
        <w:t>step of the way.</w:t>
      </w:r>
      <w:r w:rsidR="00C2409A">
        <w:t xml:space="preserve"> May her precious soul continue to rest in peace.</w:t>
      </w:r>
    </w:p>
    <w:p w14:paraId="66B148D8" w14:textId="3A447E35" w:rsidR="004F476C" w:rsidRDefault="004F476C" w:rsidP="004F476C"/>
    <w:p w14:paraId="70AA8BC5" w14:textId="59C10092" w:rsidR="004F476C" w:rsidRDefault="004F476C" w:rsidP="004F476C"/>
    <w:p w14:paraId="5C3FD28E" w14:textId="177D728C" w:rsidR="004F476C" w:rsidRDefault="004F476C" w:rsidP="004F476C"/>
    <w:p w14:paraId="42A019FC" w14:textId="1311AA12" w:rsidR="004F476C" w:rsidRDefault="004F476C" w:rsidP="004F476C"/>
    <w:p w14:paraId="27B63FFE" w14:textId="15C1C9BE" w:rsidR="004F476C" w:rsidRDefault="004F476C" w:rsidP="004F476C"/>
    <w:p w14:paraId="19ABFAD0" w14:textId="1F7A8B3B" w:rsidR="004F476C" w:rsidRDefault="004F476C" w:rsidP="004F476C"/>
    <w:p w14:paraId="3B3C068A" w14:textId="08D3A724" w:rsidR="00B03A9C" w:rsidRDefault="00B03A9C" w:rsidP="004F476C"/>
    <w:p w14:paraId="3ABFBCBC" w14:textId="769C7AEB" w:rsidR="00B03A9C" w:rsidRDefault="00B03A9C" w:rsidP="004F476C"/>
    <w:p w14:paraId="6C24890C" w14:textId="2F7471ED" w:rsidR="00B03A9C" w:rsidRDefault="00B03A9C" w:rsidP="004F476C"/>
    <w:p w14:paraId="21434B05" w14:textId="0EDC5BEA" w:rsidR="00B03A9C" w:rsidRDefault="00B03A9C" w:rsidP="004F476C"/>
    <w:p w14:paraId="36BEC972" w14:textId="626241D9" w:rsidR="00B03A9C" w:rsidRDefault="00B03A9C" w:rsidP="004F476C"/>
    <w:p w14:paraId="6E851F7C" w14:textId="0AA646E3" w:rsidR="00B03A9C" w:rsidRDefault="00B03A9C" w:rsidP="004F476C"/>
    <w:p w14:paraId="27FA1C80" w14:textId="7DC7C7C1" w:rsidR="00B03A9C" w:rsidRDefault="00B03A9C" w:rsidP="004F476C"/>
    <w:p w14:paraId="74473EF5" w14:textId="613CD6B3" w:rsidR="00B03A9C" w:rsidRDefault="00B03A9C" w:rsidP="004F476C"/>
    <w:p w14:paraId="7605786D" w14:textId="17C69E9C" w:rsidR="00B03A9C" w:rsidRDefault="00B03A9C" w:rsidP="004F476C"/>
    <w:p w14:paraId="39BF9486" w14:textId="0C9895B8" w:rsidR="00B03A9C" w:rsidRDefault="00B03A9C" w:rsidP="004F476C"/>
    <w:p w14:paraId="54B4739B" w14:textId="0BE4B175" w:rsidR="00B03A9C" w:rsidRDefault="00B03A9C" w:rsidP="004F476C"/>
    <w:p w14:paraId="5F789F28" w14:textId="77777777" w:rsidR="00B03A9C" w:rsidRPr="004F476C" w:rsidRDefault="00B03A9C" w:rsidP="004F476C"/>
    <w:p w14:paraId="60890129" w14:textId="77777777" w:rsidR="004F476C" w:rsidRDefault="004F476C" w:rsidP="004F476C">
      <w:pPr>
        <w:pStyle w:val="Intro-heading"/>
      </w:pPr>
      <w:bookmarkStart w:id="2" w:name="_Toc109421129"/>
      <w:r>
        <w:lastRenderedPageBreak/>
        <w:t>ACKNOWLEDGEMENT</w:t>
      </w:r>
      <w:bookmarkEnd w:id="2"/>
    </w:p>
    <w:p w14:paraId="2C7EBBCD" w14:textId="1586C53B" w:rsidR="003325CA" w:rsidRDefault="00A63B98" w:rsidP="00F50985">
      <w:r>
        <w:t xml:space="preserve">The </w:t>
      </w:r>
      <w:r w:rsidR="003325CA">
        <w:t>uttermost acknowledg</w:t>
      </w:r>
      <w:r w:rsidR="00250821">
        <w:t>e</w:t>
      </w:r>
      <w:r w:rsidR="003325CA">
        <w:t>ment</w:t>
      </w:r>
      <w:r w:rsidR="008A14B7">
        <w:t xml:space="preserve"> goes</w:t>
      </w:r>
      <w:r w:rsidR="003325CA">
        <w:t xml:space="preserve"> to God almighty for his unending love, grace, kindness, </w:t>
      </w:r>
      <w:proofErr w:type="spellStart"/>
      <w:r w:rsidR="003325CA">
        <w:t>favo</w:t>
      </w:r>
      <w:r w:rsidR="00250821">
        <w:t>u</w:t>
      </w:r>
      <w:r w:rsidR="003325CA">
        <w:t>r</w:t>
      </w:r>
      <w:proofErr w:type="spellEnd"/>
      <w:r w:rsidR="003325CA">
        <w:t>, and mercy all through the course of working on this project. To him alone be all the glory.</w:t>
      </w:r>
    </w:p>
    <w:p w14:paraId="33BB507B" w14:textId="00EEEDAA" w:rsidR="00A10AD8" w:rsidRDefault="00A63B98" w:rsidP="00F50985">
      <w:r>
        <w:t>Acknowledg</w:t>
      </w:r>
      <w:r w:rsidR="00250821">
        <w:t>e</w:t>
      </w:r>
      <w:r>
        <w:t xml:space="preserve">ment also goes to </w:t>
      </w:r>
      <w:r w:rsidR="00334B3F">
        <w:t>my parents</w:t>
      </w:r>
      <w:r w:rsidR="008A14B7">
        <w:t>,</w:t>
      </w:r>
      <w:r w:rsidR="00334B3F">
        <w:t xml:space="preserve"> </w:t>
      </w:r>
      <w:proofErr w:type="spellStart"/>
      <w:r w:rsidR="00A10AD8">
        <w:t>Mr</w:t>
      </w:r>
      <w:proofErr w:type="spellEnd"/>
      <w:r w:rsidR="00334B3F">
        <w:t xml:space="preserve"> and </w:t>
      </w:r>
      <w:proofErr w:type="spellStart"/>
      <w:r w:rsidR="00A10AD8">
        <w:t>Mrs</w:t>
      </w:r>
      <w:proofErr w:type="spellEnd"/>
      <w:r w:rsidR="00334B3F">
        <w:t xml:space="preserve"> Ayeni</w:t>
      </w:r>
      <w:r>
        <w:t>.</w:t>
      </w:r>
      <w:r w:rsidR="00334B3F">
        <w:t xml:space="preserve"> I would like to say a big thank you for your constant support, words of encouragement</w:t>
      </w:r>
      <w:r w:rsidR="00CE7D09">
        <w:t>,</w:t>
      </w:r>
      <w:r w:rsidR="00334B3F">
        <w:t xml:space="preserve"> and love shown towards</w:t>
      </w:r>
      <w:r w:rsidR="000019AA">
        <w:t xml:space="preserve"> me</w:t>
      </w:r>
      <w:r w:rsidR="00334B3F">
        <w:t xml:space="preserve">. I am beyond grateful for all you have done for me. I pray the </w:t>
      </w:r>
      <w:r w:rsidR="00CE7D09">
        <w:t>L</w:t>
      </w:r>
      <w:r w:rsidR="00334B3F">
        <w:t xml:space="preserve">ord almighty continues to bless and replenish your effort. </w:t>
      </w:r>
      <w:r w:rsidR="00A10AD8">
        <w:t>Also,</w:t>
      </w:r>
      <w:r w:rsidR="00334B3F">
        <w:t xml:space="preserve"> to my siblings, Seun and </w:t>
      </w:r>
      <w:proofErr w:type="spellStart"/>
      <w:r w:rsidR="00334B3F">
        <w:t>Tosin</w:t>
      </w:r>
      <w:proofErr w:type="spellEnd"/>
      <w:r w:rsidR="00A10AD8">
        <w:t>, I am very grateful for your constant support.</w:t>
      </w:r>
    </w:p>
    <w:p w14:paraId="2072E7A1" w14:textId="1A4E8337" w:rsidR="00A10AD8" w:rsidRDefault="00A10AD8" w:rsidP="00F50985">
      <w:r>
        <w:t xml:space="preserve">I would also like to </w:t>
      </w:r>
      <w:r w:rsidR="00CE7D09">
        <w:t>thank</w:t>
      </w:r>
      <w:r>
        <w:t xml:space="preserve"> my Godparents</w:t>
      </w:r>
      <w:r w:rsidR="00CE7D09">
        <w:t>,</w:t>
      </w:r>
      <w:r>
        <w:t xml:space="preserve"> Pastor and </w:t>
      </w:r>
      <w:proofErr w:type="spellStart"/>
      <w:r>
        <w:t>Mrs</w:t>
      </w:r>
      <w:proofErr w:type="spellEnd"/>
      <w:r>
        <w:t xml:space="preserve"> </w:t>
      </w:r>
      <w:proofErr w:type="spellStart"/>
      <w:r>
        <w:t>Olaifa</w:t>
      </w:r>
      <w:proofErr w:type="spellEnd"/>
      <w:r w:rsidR="00CE7D09">
        <w:t>,</w:t>
      </w:r>
      <w:r>
        <w:t xml:space="preserve"> for their never-ending love and support shown towards me whenever I need it</w:t>
      </w:r>
      <w:r w:rsidR="00CE7D09">
        <w:t>.</w:t>
      </w:r>
      <w:r w:rsidR="000019AA">
        <w:t xml:space="preserve"> I pray the </w:t>
      </w:r>
      <w:r w:rsidR="00CE7D09">
        <w:t>L</w:t>
      </w:r>
      <w:r w:rsidR="000019AA">
        <w:t>ord God almighty continues to bless you abundantly and make you a source of blessing like you always are to me.</w:t>
      </w:r>
    </w:p>
    <w:p w14:paraId="0DAA85B1" w14:textId="67C2FD27" w:rsidR="000019AA" w:rsidRDefault="000019AA" w:rsidP="00F50985">
      <w:r>
        <w:t xml:space="preserve">To my supervisor, Professor </w:t>
      </w:r>
      <w:proofErr w:type="spellStart"/>
      <w:r>
        <w:t>Oyelade</w:t>
      </w:r>
      <w:proofErr w:type="spellEnd"/>
      <w:r>
        <w:t xml:space="preserve"> </w:t>
      </w:r>
      <w:proofErr w:type="spellStart"/>
      <w:r>
        <w:t>Jelili</w:t>
      </w:r>
      <w:proofErr w:type="spellEnd"/>
      <w:r>
        <w:t>, I would like to thank you for your constant effort and guidance in ensuring th</w:t>
      </w:r>
      <w:r w:rsidR="00CE7D09">
        <w:t xml:space="preserve">is project was a huge success. </w:t>
      </w:r>
      <w:r w:rsidR="00DF6E73">
        <w:t xml:space="preserve">May the good </w:t>
      </w:r>
      <w:r w:rsidR="00CE7D09">
        <w:t>L</w:t>
      </w:r>
      <w:r w:rsidR="00DF6E73">
        <w:t>ord continue to bless you</w:t>
      </w:r>
      <w:r w:rsidR="00CE7D09">
        <w:t>,</w:t>
      </w:r>
      <w:r w:rsidR="00DF6E73">
        <w:t xml:space="preserve"> sir.</w:t>
      </w:r>
    </w:p>
    <w:p w14:paraId="55B5AE83" w14:textId="37859268" w:rsidR="003E32D7" w:rsidRDefault="003E32D7" w:rsidP="00F50985">
      <w:r>
        <w:t xml:space="preserve">I would also like to </w:t>
      </w:r>
      <w:r w:rsidR="00CE7D09">
        <w:t>thank</w:t>
      </w:r>
      <w:r>
        <w:t xml:space="preserve"> Dr Azubuike </w:t>
      </w:r>
      <w:proofErr w:type="spellStart"/>
      <w:r>
        <w:t>Ezenwoke</w:t>
      </w:r>
      <w:proofErr w:type="spellEnd"/>
      <w:r>
        <w:t xml:space="preserve"> for </w:t>
      </w:r>
      <w:r w:rsidR="001E6892">
        <w:t>his contribution, constant support</w:t>
      </w:r>
      <w:r w:rsidR="00CE7D09">
        <w:t>,</w:t>
      </w:r>
      <w:r w:rsidR="001E6892">
        <w:t xml:space="preserve"> and guidance made available to me. I pray the </w:t>
      </w:r>
      <w:r w:rsidR="00CE7D09">
        <w:t>L</w:t>
      </w:r>
      <w:r w:rsidR="001E6892">
        <w:t>ord</w:t>
      </w:r>
      <w:r w:rsidR="006758D8">
        <w:t xml:space="preserve"> God </w:t>
      </w:r>
      <w:r w:rsidR="001E6892">
        <w:t>almighty continues to bless you</w:t>
      </w:r>
      <w:r w:rsidR="006758D8">
        <w:t>.</w:t>
      </w:r>
      <w:r w:rsidR="005622B7">
        <w:t xml:space="preserve"> Also</w:t>
      </w:r>
      <w:r w:rsidR="00130AD0">
        <w:t>,</w:t>
      </w:r>
      <w:r w:rsidR="005622B7">
        <w:t xml:space="preserve"> a big thank you to my uncle </w:t>
      </w:r>
      <w:proofErr w:type="spellStart"/>
      <w:r w:rsidR="005622B7">
        <w:t>Opeoluwa</w:t>
      </w:r>
      <w:proofErr w:type="spellEnd"/>
      <w:r w:rsidR="005622B7">
        <w:t xml:space="preserve"> </w:t>
      </w:r>
      <w:proofErr w:type="spellStart"/>
      <w:r w:rsidR="005622B7">
        <w:t>Ademulegun</w:t>
      </w:r>
      <w:proofErr w:type="spellEnd"/>
      <w:r w:rsidR="005622B7">
        <w:t xml:space="preserve"> for </w:t>
      </w:r>
      <w:r w:rsidR="00130AD0">
        <w:t xml:space="preserve">his </w:t>
      </w:r>
      <w:r w:rsidR="005622B7">
        <w:t>support all through the phase of this project. God bless you</w:t>
      </w:r>
      <w:r w:rsidR="00130AD0">
        <w:t>,</w:t>
      </w:r>
      <w:r w:rsidR="005622B7">
        <w:t xml:space="preserve"> sir.</w:t>
      </w:r>
    </w:p>
    <w:p w14:paraId="27D4CACC" w14:textId="1B1CCBE1" w:rsidR="00DF6E73" w:rsidRDefault="004D11E0" w:rsidP="00F50985">
      <w:r>
        <w:t xml:space="preserve">I wish to sincerely thank all my friends who helped make this </w:t>
      </w:r>
      <w:r w:rsidR="00CE7D09">
        <w:t>successful project</w:t>
      </w:r>
      <w:r>
        <w:t xml:space="preserve"> one in one way or the other. God bless you all.</w:t>
      </w:r>
    </w:p>
    <w:p w14:paraId="157B4C1D" w14:textId="3F22DD03" w:rsidR="004D11E0" w:rsidRDefault="00C62D37" w:rsidP="00F50985">
      <w:r>
        <w:t>Finally,</w:t>
      </w:r>
      <w:r w:rsidR="003E32D7">
        <w:t xml:space="preserve"> </w:t>
      </w:r>
      <w:r w:rsidR="006758D8">
        <w:t xml:space="preserve">I would like to </w:t>
      </w:r>
      <w:r w:rsidR="00CE7D09">
        <w:t xml:space="preserve">thank </w:t>
      </w:r>
      <w:r w:rsidR="006758D8">
        <w:t xml:space="preserve">the </w:t>
      </w:r>
      <w:r w:rsidR="00CE7D09">
        <w:t xml:space="preserve">Computer and Information Science Department. I would like to </w:t>
      </w:r>
      <w:r w:rsidR="006758D8">
        <w:t xml:space="preserve">start </w:t>
      </w:r>
      <w:r w:rsidR="00E50816">
        <w:t>with</w:t>
      </w:r>
      <w:r w:rsidR="006758D8">
        <w:t xml:space="preserve"> the Head of Department</w:t>
      </w:r>
      <w:r w:rsidR="00CE7D09">
        <w:t>,</w:t>
      </w:r>
      <w:r w:rsidR="006758D8">
        <w:t xml:space="preserve"> Professor Olufunke O.</w:t>
      </w:r>
      <w:r>
        <w:t xml:space="preserve"> </w:t>
      </w:r>
      <w:proofErr w:type="spellStart"/>
      <w:r w:rsidR="006758D8">
        <w:t>Oladipupo</w:t>
      </w:r>
      <w:proofErr w:type="spellEnd"/>
      <w:r w:rsidR="006758D8">
        <w:t>, my level advisers</w:t>
      </w:r>
      <w:r w:rsidR="00E50816">
        <w:t>,</w:t>
      </w:r>
      <w:r w:rsidR="006758D8">
        <w:t xml:space="preserve"> Dr </w:t>
      </w:r>
      <w:proofErr w:type="spellStart"/>
      <w:r w:rsidR="006758D8">
        <w:t>Onyeka</w:t>
      </w:r>
      <w:proofErr w:type="spellEnd"/>
      <w:r w:rsidR="006758D8">
        <w:t xml:space="preserve"> </w:t>
      </w:r>
      <w:proofErr w:type="spellStart"/>
      <w:r w:rsidR="006758D8">
        <w:t>Emebo</w:t>
      </w:r>
      <w:proofErr w:type="spellEnd"/>
      <w:r w:rsidR="006758D8">
        <w:t xml:space="preserve"> and Dr </w:t>
      </w:r>
      <w:proofErr w:type="spellStart"/>
      <w:r w:rsidR="006758D8">
        <w:t>Oluranti</w:t>
      </w:r>
      <w:proofErr w:type="spellEnd"/>
      <w:r w:rsidR="006758D8">
        <w:t xml:space="preserve"> Jonathan</w:t>
      </w:r>
      <w:r w:rsidR="00366167">
        <w:t>, and the entire faculty and staff in the department</w:t>
      </w:r>
      <w:r w:rsidR="00CE7D09">
        <w:t>. T</w:t>
      </w:r>
      <w:r w:rsidR="00366167">
        <w:t>hrough them</w:t>
      </w:r>
      <w:r w:rsidR="00E50816">
        <w:t>,</w:t>
      </w:r>
      <w:r w:rsidR="00366167">
        <w:t xml:space="preserve"> I have gained a very vast knowledge of this field. God bless you all.</w:t>
      </w:r>
    </w:p>
    <w:p w14:paraId="7934B888" w14:textId="7D86B42E" w:rsidR="00BA2C53" w:rsidRDefault="00334B3F" w:rsidP="00F50985">
      <w:pPr>
        <w:rPr>
          <w:sz w:val="32"/>
        </w:rPr>
      </w:pPr>
      <w:r>
        <w:t xml:space="preserve"> </w:t>
      </w:r>
      <w:r w:rsidR="00BA2C53">
        <w:br w:type="page"/>
      </w:r>
    </w:p>
    <w:p w14:paraId="74E15C19" w14:textId="67C1193B" w:rsidR="00957E78" w:rsidRPr="008B6A2F" w:rsidRDefault="00170419" w:rsidP="008B6A2F">
      <w:pPr>
        <w:pStyle w:val="Intro-heading"/>
      </w:pPr>
      <w:bookmarkStart w:id="3" w:name="_Toc105429975"/>
      <w:bookmarkStart w:id="4" w:name="_Toc109421130"/>
      <w:r>
        <w:lastRenderedPageBreak/>
        <w:t>TAB</w:t>
      </w:r>
      <w:r w:rsidR="00957E78">
        <w:t>LE OF CONTENT</w:t>
      </w:r>
      <w:bookmarkEnd w:id="3"/>
      <w:bookmarkEnd w:id="4"/>
    </w:p>
    <w:p w14:paraId="3AEED4B5" w14:textId="75E3F92E" w:rsidR="002B2ED8" w:rsidRDefault="00354119">
      <w:pPr>
        <w:pStyle w:val="TOC1"/>
        <w:tabs>
          <w:tab w:val="right" w:leader="dot" w:pos="9350"/>
        </w:tabs>
        <w:rPr>
          <w:rFonts w:asciiTheme="minorHAnsi" w:eastAsiaTheme="minorEastAsia" w:hAnsiTheme="minorHAnsi"/>
          <w:b w:val="0"/>
          <w:noProof/>
          <w:sz w:val="22"/>
        </w:rPr>
      </w:pPr>
      <w:r>
        <w:rPr>
          <w:smallCaps/>
        </w:rPr>
        <w:fldChar w:fldCharType="begin"/>
      </w:r>
      <w:r>
        <w:rPr>
          <w:smallCaps/>
        </w:rPr>
        <w:instrText xml:space="preserve"> TOC \o "1-3" \h \z \u </w:instrText>
      </w:r>
      <w:r>
        <w:rPr>
          <w:smallCaps/>
        </w:rPr>
        <w:fldChar w:fldCharType="separate"/>
      </w:r>
      <w:hyperlink w:anchor="_Toc109421127" w:history="1">
        <w:r w:rsidR="002B2ED8" w:rsidRPr="00031253">
          <w:rPr>
            <w:rStyle w:val="Hyperlink"/>
            <w:noProof/>
          </w:rPr>
          <w:t>CERTIFICATION</w:t>
        </w:r>
        <w:r w:rsidR="002B2ED8">
          <w:rPr>
            <w:noProof/>
            <w:webHidden/>
          </w:rPr>
          <w:tab/>
        </w:r>
        <w:r w:rsidR="002B2ED8">
          <w:rPr>
            <w:noProof/>
            <w:webHidden/>
          </w:rPr>
          <w:fldChar w:fldCharType="begin"/>
        </w:r>
        <w:r w:rsidR="002B2ED8">
          <w:rPr>
            <w:noProof/>
            <w:webHidden/>
          </w:rPr>
          <w:instrText xml:space="preserve"> PAGEREF _Toc109421127 \h </w:instrText>
        </w:r>
        <w:r w:rsidR="002B2ED8">
          <w:rPr>
            <w:noProof/>
            <w:webHidden/>
          </w:rPr>
        </w:r>
        <w:r w:rsidR="002B2ED8">
          <w:rPr>
            <w:noProof/>
            <w:webHidden/>
          </w:rPr>
          <w:fldChar w:fldCharType="separate"/>
        </w:r>
        <w:r w:rsidR="002B2ED8">
          <w:rPr>
            <w:noProof/>
            <w:webHidden/>
          </w:rPr>
          <w:t>i</w:t>
        </w:r>
        <w:r w:rsidR="002B2ED8">
          <w:rPr>
            <w:noProof/>
            <w:webHidden/>
          </w:rPr>
          <w:fldChar w:fldCharType="end"/>
        </w:r>
      </w:hyperlink>
    </w:p>
    <w:p w14:paraId="7762E52A" w14:textId="3594D6F3" w:rsidR="002B2ED8" w:rsidRDefault="00000000">
      <w:pPr>
        <w:pStyle w:val="TOC1"/>
        <w:tabs>
          <w:tab w:val="right" w:leader="dot" w:pos="9350"/>
        </w:tabs>
        <w:rPr>
          <w:rFonts w:asciiTheme="minorHAnsi" w:eastAsiaTheme="minorEastAsia" w:hAnsiTheme="minorHAnsi"/>
          <w:b w:val="0"/>
          <w:noProof/>
          <w:sz w:val="22"/>
        </w:rPr>
      </w:pPr>
      <w:hyperlink w:anchor="_Toc109421128" w:history="1">
        <w:r w:rsidR="002B2ED8" w:rsidRPr="00031253">
          <w:rPr>
            <w:rStyle w:val="Hyperlink"/>
            <w:noProof/>
          </w:rPr>
          <w:t>DEDICATION</w:t>
        </w:r>
        <w:r w:rsidR="002B2ED8">
          <w:rPr>
            <w:noProof/>
            <w:webHidden/>
          </w:rPr>
          <w:tab/>
        </w:r>
        <w:r w:rsidR="002B2ED8">
          <w:rPr>
            <w:noProof/>
            <w:webHidden/>
          </w:rPr>
          <w:fldChar w:fldCharType="begin"/>
        </w:r>
        <w:r w:rsidR="002B2ED8">
          <w:rPr>
            <w:noProof/>
            <w:webHidden/>
          </w:rPr>
          <w:instrText xml:space="preserve"> PAGEREF _Toc109421128 \h </w:instrText>
        </w:r>
        <w:r w:rsidR="002B2ED8">
          <w:rPr>
            <w:noProof/>
            <w:webHidden/>
          </w:rPr>
        </w:r>
        <w:r w:rsidR="002B2ED8">
          <w:rPr>
            <w:noProof/>
            <w:webHidden/>
          </w:rPr>
          <w:fldChar w:fldCharType="separate"/>
        </w:r>
        <w:r w:rsidR="002B2ED8">
          <w:rPr>
            <w:noProof/>
            <w:webHidden/>
          </w:rPr>
          <w:t>ii</w:t>
        </w:r>
        <w:r w:rsidR="002B2ED8">
          <w:rPr>
            <w:noProof/>
            <w:webHidden/>
          </w:rPr>
          <w:fldChar w:fldCharType="end"/>
        </w:r>
      </w:hyperlink>
    </w:p>
    <w:p w14:paraId="27FE6C0D" w14:textId="7E48E1DC" w:rsidR="002B2ED8" w:rsidRDefault="00000000">
      <w:pPr>
        <w:pStyle w:val="TOC1"/>
        <w:tabs>
          <w:tab w:val="right" w:leader="dot" w:pos="9350"/>
        </w:tabs>
        <w:rPr>
          <w:rFonts w:asciiTheme="minorHAnsi" w:eastAsiaTheme="minorEastAsia" w:hAnsiTheme="minorHAnsi"/>
          <w:b w:val="0"/>
          <w:noProof/>
          <w:sz w:val="22"/>
        </w:rPr>
      </w:pPr>
      <w:hyperlink w:anchor="_Toc109421129" w:history="1">
        <w:r w:rsidR="002B2ED8" w:rsidRPr="00031253">
          <w:rPr>
            <w:rStyle w:val="Hyperlink"/>
            <w:noProof/>
          </w:rPr>
          <w:t>ACKNOWLEDGEMENT</w:t>
        </w:r>
        <w:r w:rsidR="002B2ED8">
          <w:rPr>
            <w:noProof/>
            <w:webHidden/>
          </w:rPr>
          <w:tab/>
        </w:r>
        <w:r w:rsidR="002B2ED8">
          <w:rPr>
            <w:noProof/>
            <w:webHidden/>
          </w:rPr>
          <w:fldChar w:fldCharType="begin"/>
        </w:r>
        <w:r w:rsidR="002B2ED8">
          <w:rPr>
            <w:noProof/>
            <w:webHidden/>
          </w:rPr>
          <w:instrText xml:space="preserve"> PAGEREF _Toc109421129 \h </w:instrText>
        </w:r>
        <w:r w:rsidR="002B2ED8">
          <w:rPr>
            <w:noProof/>
            <w:webHidden/>
          </w:rPr>
        </w:r>
        <w:r w:rsidR="002B2ED8">
          <w:rPr>
            <w:noProof/>
            <w:webHidden/>
          </w:rPr>
          <w:fldChar w:fldCharType="separate"/>
        </w:r>
        <w:r w:rsidR="002B2ED8">
          <w:rPr>
            <w:noProof/>
            <w:webHidden/>
          </w:rPr>
          <w:t>iii</w:t>
        </w:r>
        <w:r w:rsidR="002B2ED8">
          <w:rPr>
            <w:noProof/>
            <w:webHidden/>
          </w:rPr>
          <w:fldChar w:fldCharType="end"/>
        </w:r>
      </w:hyperlink>
    </w:p>
    <w:p w14:paraId="668408DC" w14:textId="0F055890" w:rsidR="002B2ED8" w:rsidRDefault="00000000">
      <w:pPr>
        <w:pStyle w:val="TOC1"/>
        <w:tabs>
          <w:tab w:val="right" w:leader="dot" w:pos="9350"/>
        </w:tabs>
        <w:rPr>
          <w:rFonts w:asciiTheme="minorHAnsi" w:eastAsiaTheme="minorEastAsia" w:hAnsiTheme="minorHAnsi"/>
          <w:b w:val="0"/>
          <w:noProof/>
          <w:sz w:val="22"/>
        </w:rPr>
      </w:pPr>
      <w:hyperlink w:anchor="_Toc109421130" w:history="1">
        <w:r w:rsidR="002B2ED8" w:rsidRPr="00031253">
          <w:rPr>
            <w:rStyle w:val="Hyperlink"/>
            <w:noProof/>
          </w:rPr>
          <w:t>TABLE OF CONTENT</w:t>
        </w:r>
        <w:r w:rsidR="002B2ED8">
          <w:rPr>
            <w:noProof/>
            <w:webHidden/>
          </w:rPr>
          <w:tab/>
        </w:r>
        <w:r w:rsidR="002B2ED8">
          <w:rPr>
            <w:noProof/>
            <w:webHidden/>
          </w:rPr>
          <w:fldChar w:fldCharType="begin"/>
        </w:r>
        <w:r w:rsidR="002B2ED8">
          <w:rPr>
            <w:noProof/>
            <w:webHidden/>
          </w:rPr>
          <w:instrText xml:space="preserve"> PAGEREF _Toc109421130 \h </w:instrText>
        </w:r>
        <w:r w:rsidR="002B2ED8">
          <w:rPr>
            <w:noProof/>
            <w:webHidden/>
          </w:rPr>
        </w:r>
        <w:r w:rsidR="002B2ED8">
          <w:rPr>
            <w:noProof/>
            <w:webHidden/>
          </w:rPr>
          <w:fldChar w:fldCharType="separate"/>
        </w:r>
        <w:r w:rsidR="002B2ED8">
          <w:rPr>
            <w:noProof/>
            <w:webHidden/>
          </w:rPr>
          <w:t>iv</w:t>
        </w:r>
        <w:r w:rsidR="002B2ED8">
          <w:rPr>
            <w:noProof/>
            <w:webHidden/>
          </w:rPr>
          <w:fldChar w:fldCharType="end"/>
        </w:r>
      </w:hyperlink>
    </w:p>
    <w:p w14:paraId="7254CD77" w14:textId="75B9B5A0" w:rsidR="002B2ED8" w:rsidRDefault="00000000">
      <w:pPr>
        <w:pStyle w:val="TOC1"/>
        <w:tabs>
          <w:tab w:val="right" w:leader="dot" w:pos="9350"/>
        </w:tabs>
        <w:rPr>
          <w:rFonts w:asciiTheme="minorHAnsi" w:eastAsiaTheme="minorEastAsia" w:hAnsiTheme="minorHAnsi"/>
          <w:b w:val="0"/>
          <w:noProof/>
          <w:sz w:val="22"/>
        </w:rPr>
      </w:pPr>
      <w:hyperlink w:anchor="_Toc109421131" w:history="1">
        <w:r w:rsidR="002B2ED8" w:rsidRPr="00031253">
          <w:rPr>
            <w:rStyle w:val="Hyperlink"/>
            <w:noProof/>
          </w:rPr>
          <w:t>LIST OF TABLES</w:t>
        </w:r>
        <w:r w:rsidR="002B2ED8">
          <w:rPr>
            <w:noProof/>
            <w:webHidden/>
          </w:rPr>
          <w:tab/>
        </w:r>
        <w:r w:rsidR="002B2ED8">
          <w:rPr>
            <w:noProof/>
            <w:webHidden/>
          </w:rPr>
          <w:fldChar w:fldCharType="begin"/>
        </w:r>
        <w:r w:rsidR="002B2ED8">
          <w:rPr>
            <w:noProof/>
            <w:webHidden/>
          </w:rPr>
          <w:instrText xml:space="preserve"> PAGEREF _Toc109421131 \h </w:instrText>
        </w:r>
        <w:r w:rsidR="002B2ED8">
          <w:rPr>
            <w:noProof/>
            <w:webHidden/>
          </w:rPr>
        </w:r>
        <w:r w:rsidR="002B2ED8">
          <w:rPr>
            <w:noProof/>
            <w:webHidden/>
          </w:rPr>
          <w:fldChar w:fldCharType="separate"/>
        </w:r>
        <w:r w:rsidR="002B2ED8">
          <w:rPr>
            <w:noProof/>
            <w:webHidden/>
          </w:rPr>
          <w:t>viii</w:t>
        </w:r>
        <w:r w:rsidR="002B2ED8">
          <w:rPr>
            <w:noProof/>
            <w:webHidden/>
          </w:rPr>
          <w:fldChar w:fldCharType="end"/>
        </w:r>
      </w:hyperlink>
    </w:p>
    <w:p w14:paraId="3A5B3D80" w14:textId="01F8E789" w:rsidR="002B2ED8" w:rsidRDefault="00000000">
      <w:pPr>
        <w:pStyle w:val="TOC1"/>
        <w:tabs>
          <w:tab w:val="right" w:leader="dot" w:pos="9350"/>
        </w:tabs>
        <w:rPr>
          <w:rFonts w:asciiTheme="minorHAnsi" w:eastAsiaTheme="minorEastAsia" w:hAnsiTheme="minorHAnsi"/>
          <w:b w:val="0"/>
          <w:noProof/>
          <w:sz w:val="22"/>
        </w:rPr>
      </w:pPr>
      <w:hyperlink w:anchor="_Toc109421132" w:history="1">
        <w:r w:rsidR="002B2ED8" w:rsidRPr="00031253">
          <w:rPr>
            <w:rStyle w:val="Hyperlink"/>
            <w:noProof/>
          </w:rPr>
          <w:t>LIST OF FIGURES</w:t>
        </w:r>
        <w:r w:rsidR="002B2ED8">
          <w:rPr>
            <w:noProof/>
            <w:webHidden/>
          </w:rPr>
          <w:tab/>
        </w:r>
        <w:r w:rsidR="002B2ED8">
          <w:rPr>
            <w:noProof/>
            <w:webHidden/>
          </w:rPr>
          <w:fldChar w:fldCharType="begin"/>
        </w:r>
        <w:r w:rsidR="002B2ED8">
          <w:rPr>
            <w:noProof/>
            <w:webHidden/>
          </w:rPr>
          <w:instrText xml:space="preserve"> PAGEREF _Toc109421132 \h </w:instrText>
        </w:r>
        <w:r w:rsidR="002B2ED8">
          <w:rPr>
            <w:noProof/>
            <w:webHidden/>
          </w:rPr>
        </w:r>
        <w:r w:rsidR="002B2ED8">
          <w:rPr>
            <w:noProof/>
            <w:webHidden/>
          </w:rPr>
          <w:fldChar w:fldCharType="separate"/>
        </w:r>
        <w:r w:rsidR="002B2ED8">
          <w:rPr>
            <w:noProof/>
            <w:webHidden/>
          </w:rPr>
          <w:t>ix</w:t>
        </w:r>
        <w:r w:rsidR="002B2ED8">
          <w:rPr>
            <w:noProof/>
            <w:webHidden/>
          </w:rPr>
          <w:fldChar w:fldCharType="end"/>
        </w:r>
      </w:hyperlink>
    </w:p>
    <w:p w14:paraId="5953274C" w14:textId="552AB0B2" w:rsidR="002B2ED8" w:rsidRDefault="00000000">
      <w:pPr>
        <w:pStyle w:val="TOC1"/>
        <w:tabs>
          <w:tab w:val="right" w:leader="dot" w:pos="9350"/>
        </w:tabs>
        <w:rPr>
          <w:rFonts w:asciiTheme="minorHAnsi" w:eastAsiaTheme="minorEastAsia" w:hAnsiTheme="minorHAnsi"/>
          <w:b w:val="0"/>
          <w:noProof/>
          <w:sz w:val="22"/>
        </w:rPr>
      </w:pPr>
      <w:hyperlink w:anchor="_Toc109421133" w:history="1">
        <w:r w:rsidR="002B2ED8" w:rsidRPr="00031253">
          <w:rPr>
            <w:rStyle w:val="Hyperlink"/>
            <w:noProof/>
          </w:rPr>
          <w:t>ABSTRACT</w:t>
        </w:r>
        <w:r w:rsidR="002B2ED8">
          <w:rPr>
            <w:noProof/>
            <w:webHidden/>
          </w:rPr>
          <w:tab/>
        </w:r>
        <w:r w:rsidR="002B2ED8">
          <w:rPr>
            <w:noProof/>
            <w:webHidden/>
          </w:rPr>
          <w:fldChar w:fldCharType="begin"/>
        </w:r>
        <w:r w:rsidR="002B2ED8">
          <w:rPr>
            <w:noProof/>
            <w:webHidden/>
          </w:rPr>
          <w:instrText xml:space="preserve"> PAGEREF _Toc109421133 \h </w:instrText>
        </w:r>
        <w:r w:rsidR="002B2ED8">
          <w:rPr>
            <w:noProof/>
            <w:webHidden/>
          </w:rPr>
        </w:r>
        <w:r w:rsidR="002B2ED8">
          <w:rPr>
            <w:noProof/>
            <w:webHidden/>
          </w:rPr>
          <w:fldChar w:fldCharType="separate"/>
        </w:r>
        <w:r w:rsidR="002B2ED8">
          <w:rPr>
            <w:noProof/>
            <w:webHidden/>
          </w:rPr>
          <w:t>xi</w:t>
        </w:r>
        <w:r w:rsidR="002B2ED8">
          <w:rPr>
            <w:noProof/>
            <w:webHidden/>
          </w:rPr>
          <w:fldChar w:fldCharType="end"/>
        </w:r>
      </w:hyperlink>
    </w:p>
    <w:p w14:paraId="6617799B" w14:textId="3BF8A9CB" w:rsidR="002B2ED8" w:rsidRDefault="00000000">
      <w:pPr>
        <w:pStyle w:val="TOC1"/>
        <w:tabs>
          <w:tab w:val="right" w:leader="dot" w:pos="9350"/>
        </w:tabs>
        <w:rPr>
          <w:rFonts w:asciiTheme="minorHAnsi" w:eastAsiaTheme="minorEastAsia" w:hAnsiTheme="minorHAnsi"/>
          <w:b w:val="0"/>
          <w:noProof/>
          <w:sz w:val="22"/>
        </w:rPr>
      </w:pPr>
      <w:hyperlink w:anchor="_Toc109421134" w:history="1">
        <w:r w:rsidR="002B2ED8" w:rsidRPr="00031253">
          <w:rPr>
            <w:rStyle w:val="Hyperlink"/>
            <w:caps/>
            <w:noProof/>
          </w:rPr>
          <w:t>Chapter  One</w:t>
        </w:r>
        <w:r w:rsidR="002B2ED8">
          <w:rPr>
            <w:rStyle w:val="Hyperlink"/>
            <w:caps/>
            <w:noProof/>
          </w:rPr>
          <w:t>:</w:t>
        </w:r>
        <w:r w:rsidR="006154B0">
          <w:rPr>
            <w:rStyle w:val="Hyperlink"/>
            <w:caps/>
            <w:noProof/>
          </w:rPr>
          <w:t xml:space="preserve"> </w:t>
        </w:r>
        <w:r w:rsidR="002B2ED8">
          <w:rPr>
            <w:rStyle w:val="Hyperlink"/>
            <w:caps/>
            <w:noProof/>
          </w:rPr>
          <w:t>INTRODUCTION</w:t>
        </w:r>
        <w:r w:rsidR="002B2ED8">
          <w:rPr>
            <w:noProof/>
            <w:webHidden/>
          </w:rPr>
          <w:tab/>
        </w:r>
        <w:r w:rsidR="002B2ED8">
          <w:rPr>
            <w:noProof/>
            <w:webHidden/>
          </w:rPr>
          <w:fldChar w:fldCharType="begin"/>
        </w:r>
        <w:r w:rsidR="002B2ED8">
          <w:rPr>
            <w:noProof/>
            <w:webHidden/>
          </w:rPr>
          <w:instrText xml:space="preserve"> PAGEREF _Toc109421134 \h </w:instrText>
        </w:r>
        <w:r w:rsidR="002B2ED8">
          <w:rPr>
            <w:noProof/>
            <w:webHidden/>
          </w:rPr>
        </w:r>
        <w:r w:rsidR="002B2ED8">
          <w:rPr>
            <w:noProof/>
            <w:webHidden/>
          </w:rPr>
          <w:fldChar w:fldCharType="separate"/>
        </w:r>
        <w:r w:rsidR="002B2ED8">
          <w:rPr>
            <w:noProof/>
            <w:webHidden/>
          </w:rPr>
          <w:t>1</w:t>
        </w:r>
        <w:r w:rsidR="002B2ED8">
          <w:rPr>
            <w:noProof/>
            <w:webHidden/>
          </w:rPr>
          <w:fldChar w:fldCharType="end"/>
        </w:r>
      </w:hyperlink>
    </w:p>
    <w:p w14:paraId="181C2F22" w14:textId="3C6E51D4" w:rsidR="002B2ED8" w:rsidRDefault="00000000">
      <w:pPr>
        <w:pStyle w:val="TOC2"/>
        <w:tabs>
          <w:tab w:val="left" w:pos="880"/>
          <w:tab w:val="right" w:leader="dot" w:pos="9350"/>
        </w:tabs>
        <w:rPr>
          <w:rFonts w:asciiTheme="minorHAnsi" w:eastAsiaTheme="minorEastAsia" w:hAnsiTheme="minorHAnsi"/>
          <w:noProof/>
          <w:sz w:val="22"/>
        </w:rPr>
      </w:pPr>
      <w:hyperlink w:anchor="_Toc109421136" w:history="1">
        <w:r w:rsidR="002B2ED8" w:rsidRPr="00031253">
          <w:rPr>
            <w:rStyle w:val="Hyperlink"/>
            <w:caps/>
            <w:noProof/>
          </w:rPr>
          <w:t>1.1.</w:t>
        </w:r>
        <w:r w:rsidR="002B2ED8">
          <w:rPr>
            <w:rFonts w:asciiTheme="minorHAnsi" w:eastAsiaTheme="minorEastAsia" w:hAnsiTheme="minorHAnsi"/>
            <w:noProof/>
            <w:sz w:val="22"/>
          </w:rPr>
          <w:tab/>
        </w:r>
        <w:r w:rsidR="002B2ED8" w:rsidRPr="00031253">
          <w:rPr>
            <w:rStyle w:val="Hyperlink"/>
            <w:caps/>
            <w:noProof/>
          </w:rPr>
          <w:t>Background information</w:t>
        </w:r>
        <w:r w:rsidR="002B2ED8">
          <w:rPr>
            <w:noProof/>
            <w:webHidden/>
          </w:rPr>
          <w:tab/>
        </w:r>
        <w:r w:rsidR="002B2ED8">
          <w:rPr>
            <w:noProof/>
            <w:webHidden/>
          </w:rPr>
          <w:fldChar w:fldCharType="begin"/>
        </w:r>
        <w:r w:rsidR="002B2ED8">
          <w:rPr>
            <w:noProof/>
            <w:webHidden/>
          </w:rPr>
          <w:instrText xml:space="preserve"> PAGEREF _Toc109421136 \h </w:instrText>
        </w:r>
        <w:r w:rsidR="002B2ED8">
          <w:rPr>
            <w:noProof/>
            <w:webHidden/>
          </w:rPr>
        </w:r>
        <w:r w:rsidR="002B2ED8">
          <w:rPr>
            <w:noProof/>
            <w:webHidden/>
          </w:rPr>
          <w:fldChar w:fldCharType="separate"/>
        </w:r>
        <w:r w:rsidR="002B2ED8">
          <w:rPr>
            <w:noProof/>
            <w:webHidden/>
          </w:rPr>
          <w:t>1</w:t>
        </w:r>
        <w:r w:rsidR="002B2ED8">
          <w:rPr>
            <w:noProof/>
            <w:webHidden/>
          </w:rPr>
          <w:fldChar w:fldCharType="end"/>
        </w:r>
      </w:hyperlink>
    </w:p>
    <w:p w14:paraId="0C48DC49" w14:textId="7ACFED1A" w:rsidR="002B2ED8" w:rsidRDefault="00000000">
      <w:pPr>
        <w:pStyle w:val="TOC2"/>
        <w:tabs>
          <w:tab w:val="left" w:pos="880"/>
          <w:tab w:val="right" w:leader="dot" w:pos="9350"/>
        </w:tabs>
        <w:rPr>
          <w:rFonts w:asciiTheme="minorHAnsi" w:eastAsiaTheme="minorEastAsia" w:hAnsiTheme="minorHAnsi"/>
          <w:noProof/>
          <w:sz w:val="22"/>
        </w:rPr>
      </w:pPr>
      <w:hyperlink w:anchor="_Toc109421137" w:history="1">
        <w:r w:rsidR="002B2ED8" w:rsidRPr="00031253">
          <w:rPr>
            <w:rStyle w:val="Hyperlink"/>
            <w:caps/>
            <w:noProof/>
          </w:rPr>
          <w:t>1.2.</w:t>
        </w:r>
        <w:r w:rsidR="002B2ED8">
          <w:rPr>
            <w:rFonts w:asciiTheme="minorHAnsi" w:eastAsiaTheme="minorEastAsia" w:hAnsiTheme="minorHAnsi"/>
            <w:noProof/>
            <w:sz w:val="22"/>
          </w:rPr>
          <w:tab/>
        </w:r>
        <w:r w:rsidR="002B2ED8" w:rsidRPr="00031253">
          <w:rPr>
            <w:rStyle w:val="Hyperlink"/>
            <w:caps/>
            <w:noProof/>
          </w:rPr>
          <w:t>Motivation</w:t>
        </w:r>
        <w:r w:rsidR="002B2ED8">
          <w:rPr>
            <w:noProof/>
            <w:webHidden/>
          </w:rPr>
          <w:tab/>
        </w:r>
        <w:r w:rsidR="002B2ED8">
          <w:rPr>
            <w:noProof/>
            <w:webHidden/>
          </w:rPr>
          <w:fldChar w:fldCharType="begin"/>
        </w:r>
        <w:r w:rsidR="002B2ED8">
          <w:rPr>
            <w:noProof/>
            <w:webHidden/>
          </w:rPr>
          <w:instrText xml:space="preserve"> PAGEREF _Toc109421137 \h </w:instrText>
        </w:r>
        <w:r w:rsidR="002B2ED8">
          <w:rPr>
            <w:noProof/>
            <w:webHidden/>
          </w:rPr>
        </w:r>
        <w:r w:rsidR="002B2ED8">
          <w:rPr>
            <w:noProof/>
            <w:webHidden/>
          </w:rPr>
          <w:fldChar w:fldCharType="separate"/>
        </w:r>
        <w:r w:rsidR="002B2ED8">
          <w:rPr>
            <w:noProof/>
            <w:webHidden/>
          </w:rPr>
          <w:t>3</w:t>
        </w:r>
        <w:r w:rsidR="002B2ED8">
          <w:rPr>
            <w:noProof/>
            <w:webHidden/>
          </w:rPr>
          <w:fldChar w:fldCharType="end"/>
        </w:r>
      </w:hyperlink>
    </w:p>
    <w:p w14:paraId="62378115" w14:textId="6C37C07C" w:rsidR="002B2ED8" w:rsidRDefault="00000000">
      <w:pPr>
        <w:pStyle w:val="TOC2"/>
        <w:tabs>
          <w:tab w:val="left" w:pos="880"/>
          <w:tab w:val="right" w:leader="dot" w:pos="9350"/>
        </w:tabs>
        <w:rPr>
          <w:rFonts w:asciiTheme="minorHAnsi" w:eastAsiaTheme="minorEastAsia" w:hAnsiTheme="minorHAnsi"/>
          <w:noProof/>
          <w:sz w:val="22"/>
        </w:rPr>
      </w:pPr>
      <w:hyperlink w:anchor="_Toc109421138" w:history="1">
        <w:r w:rsidR="002B2ED8" w:rsidRPr="00031253">
          <w:rPr>
            <w:rStyle w:val="Hyperlink"/>
            <w:caps/>
            <w:noProof/>
          </w:rPr>
          <w:t>1.3.</w:t>
        </w:r>
        <w:r w:rsidR="002B2ED8">
          <w:rPr>
            <w:rFonts w:asciiTheme="minorHAnsi" w:eastAsiaTheme="minorEastAsia" w:hAnsiTheme="minorHAnsi"/>
            <w:noProof/>
            <w:sz w:val="22"/>
          </w:rPr>
          <w:tab/>
        </w:r>
        <w:r w:rsidR="002B2ED8" w:rsidRPr="00031253">
          <w:rPr>
            <w:rStyle w:val="Hyperlink"/>
            <w:caps/>
            <w:noProof/>
          </w:rPr>
          <w:t>Statement of problem</w:t>
        </w:r>
        <w:r w:rsidR="002B2ED8">
          <w:rPr>
            <w:noProof/>
            <w:webHidden/>
          </w:rPr>
          <w:tab/>
        </w:r>
        <w:r w:rsidR="002B2ED8">
          <w:rPr>
            <w:noProof/>
            <w:webHidden/>
          </w:rPr>
          <w:fldChar w:fldCharType="begin"/>
        </w:r>
        <w:r w:rsidR="002B2ED8">
          <w:rPr>
            <w:noProof/>
            <w:webHidden/>
          </w:rPr>
          <w:instrText xml:space="preserve"> PAGEREF _Toc109421138 \h </w:instrText>
        </w:r>
        <w:r w:rsidR="002B2ED8">
          <w:rPr>
            <w:noProof/>
            <w:webHidden/>
          </w:rPr>
        </w:r>
        <w:r w:rsidR="002B2ED8">
          <w:rPr>
            <w:noProof/>
            <w:webHidden/>
          </w:rPr>
          <w:fldChar w:fldCharType="separate"/>
        </w:r>
        <w:r w:rsidR="002B2ED8">
          <w:rPr>
            <w:noProof/>
            <w:webHidden/>
          </w:rPr>
          <w:t>3</w:t>
        </w:r>
        <w:r w:rsidR="002B2ED8">
          <w:rPr>
            <w:noProof/>
            <w:webHidden/>
          </w:rPr>
          <w:fldChar w:fldCharType="end"/>
        </w:r>
      </w:hyperlink>
    </w:p>
    <w:p w14:paraId="065FF50C" w14:textId="0EF8A987" w:rsidR="002B2ED8" w:rsidRDefault="00000000">
      <w:pPr>
        <w:pStyle w:val="TOC2"/>
        <w:tabs>
          <w:tab w:val="left" w:pos="880"/>
          <w:tab w:val="right" w:leader="dot" w:pos="9350"/>
        </w:tabs>
        <w:rPr>
          <w:rFonts w:asciiTheme="minorHAnsi" w:eastAsiaTheme="minorEastAsia" w:hAnsiTheme="minorHAnsi"/>
          <w:noProof/>
          <w:sz w:val="22"/>
        </w:rPr>
      </w:pPr>
      <w:hyperlink w:anchor="_Toc109421139" w:history="1">
        <w:r w:rsidR="002B2ED8" w:rsidRPr="00031253">
          <w:rPr>
            <w:rStyle w:val="Hyperlink"/>
            <w:caps/>
            <w:noProof/>
          </w:rPr>
          <w:t>1.4.</w:t>
        </w:r>
        <w:r w:rsidR="002B2ED8">
          <w:rPr>
            <w:rFonts w:asciiTheme="minorHAnsi" w:eastAsiaTheme="minorEastAsia" w:hAnsiTheme="minorHAnsi"/>
            <w:noProof/>
            <w:sz w:val="22"/>
          </w:rPr>
          <w:tab/>
        </w:r>
        <w:r w:rsidR="002B2ED8" w:rsidRPr="00031253">
          <w:rPr>
            <w:rStyle w:val="Hyperlink"/>
            <w:caps/>
            <w:noProof/>
          </w:rPr>
          <w:t>Aims and objectives of study</w:t>
        </w:r>
        <w:r w:rsidR="002B2ED8">
          <w:rPr>
            <w:noProof/>
            <w:webHidden/>
          </w:rPr>
          <w:tab/>
        </w:r>
        <w:r w:rsidR="002B2ED8">
          <w:rPr>
            <w:noProof/>
            <w:webHidden/>
          </w:rPr>
          <w:fldChar w:fldCharType="begin"/>
        </w:r>
        <w:r w:rsidR="002B2ED8">
          <w:rPr>
            <w:noProof/>
            <w:webHidden/>
          </w:rPr>
          <w:instrText xml:space="preserve"> PAGEREF _Toc109421139 \h </w:instrText>
        </w:r>
        <w:r w:rsidR="002B2ED8">
          <w:rPr>
            <w:noProof/>
            <w:webHidden/>
          </w:rPr>
        </w:r>
        <w:r w:rsidR="002B2ED8">
          <w:rPr>
            <w:noProof/>
            <w:webHidden/>
          </w:rPr>
          <w:fldChar w:fldCharType="separate"/>
        </w:r>
        <w:r w:rsidR="002B2ED8">
          <w:rPr>
            <w:noProof/>
            <w:webHidden/>
          </w:rPr>
          <w:t>3</w:t>
        </w:r>
        <w:r w:rsidR="002B2ED8">
          <w:rPr>
            <w:noProof/>
            <w:webHidden/>
          </w:rPr>
          <w:fldChar w:fldCharType="end"/>
        </w:r>
      </w:hyperlink>
    </w:p>
    <w:p w14:paraId="2A488ED9" w14:textId="31F3908E" w:rsidR="002B2ED8" w:rsidRDefault="00000000">
      <w:pPr>
        <w:pStyle w:val="TOC3"/>
        <w:tabs>
          <w:tab w:val="left" w:pos="1320"/>
          <w:tab w:val="right" w:leader="dot" w:pos="9350"/>
        </w:tabs>
        <w:rPr>
          <w:rFonts w:asciiTheme="minorHAnsi" w:eastAsiaTheme="minorEastAsia" w:hAnsiTheme="minorHAnsi"/>
          <w:noProof/>
          <w:sz w:val="22"/>
        </w:rPr>
      </w:pPr>
      <w:hyperlink w:anchor="_Toc109421140" w:history="1">
        <w:r w:rsidR="002B2ED8" w:rsidRPr="00031253">
          <w:rPr>
            <w:rStyle w:val="Hyperlink"/>
            <w:caps/>
            <w:noProof/>
          </w:rPr>
          <w:t>1.4.1.</w:t>
        </w:r>
        <w:r w:rsidR="002B2ED8">
          <w:rPr>
            <w:rFonts w:asciiTheme="minorHAnsi" w:eastAsiaTheme="minorEastAsia" w:hAnsiTheme="minorHAnsi"/>
            <w:noProof/>
            <w:sz w:val="22"/>
          </w:rPr>
          <w:tab/>
        </w:r>
        <w:r w:rsidR="002B2ED8" w:rsidRPr="00031253">
          <w:rPr>
            <w:rStyle w:val="Hyperlink"/>
            <w:caps/>
            <w:noProof/>
          </w:rPr>
          <w:t>OBJECTIVES</w:t>
        </w:r>
        <w:r w:rsidR="002B2ED8">
          <w:rPr>
            <w:noProof/>
            <w:webHidden/>
          </w:rPr>
          <w:tab/>
        </w:r>
        <w:r w:rsidR="002B2ED8">
          <w:rPr>
            <w:noProof/>
            <w:webHidden/>
          </w:rPr>
          <w:fldChar w:fldCharType="begin"/>
        </w:r>
        <w:r w:rsidR="002B2ED8">
          <w:rPr>
            <w:noProof/>
            <w:webHidden/>
          </w:rPr>
          <w:instrText xml:space="preserve"> PAGEREF _Toc109421140 \h </w:instrText>
        </w:r>
        <w:r w:rsidR="002B2ED8">
          <w:rPr>
            <w:noProof/>
            <w:webHidden/>
          </w:rPr>
        </w:r>
        <w:r w:rsidR="002B2ED8">
          <w:rPr>
            <w:noProof/>
            <w:webHidden/>
          </w:rPr>
          <w:fldChar w:fldCharType="separate"/>
        </w:r>
        <w:r w:rsidR="002B2ED8">
          <w:rPr>
            <w:noProof/>
            <w:webHidden/>
          </w:rPr>
          <w:t>4</w:t>
        </w:r>
        <w:r w:rsidR="002B2ED8">
          <w:rPr>
            <w:noProof/>
            <w:webHidden/>
          </w:rPr>
          <w:fldChar w:fldCharType="end"/>
        </w:r>
      </w:hyperlink>
    </w:p>
    <w:p w14:paraId="3C9CEB3B" w14:textId="101ECF31" w:rsidR="002B2ED8" w:rsidRDefault="00000000">
      <w:pPr>
        <w:pStyle w:val="TOC2"/>
        <w:tabs>
          <w:tab w:val="left" w:pos="880"/>
          <w:tab w:val="right" w:leader="dot" w:pos="9350"/>
        </w:tabs>
        <w:rPr>
          <w:rFonts w:asciiTheme="minorHAnsi" w:eastAsiaTheme="minorEastAsia" w:hAnsiTheme="minorHAnsi"/>
          <w:noProof/>
          <w:sz w:val="22"/>
        </w:rPr>
      </w:pPr>
      <w:hyperlink w:anchor="_Toc109421141" w:history="1">
        <w:r w:rsidR="002B2ED8" w:rsidRPr="00031253">
          <w:rPr>
            <w:rStyle w:val="Hyperlink"/>
            <w:caps/>
            <w:noProof/>
          </w:rPr>
          <w:t>1.5.</w:t>
        </w:r>
        <w:r w:rsidR="002B2ED8">
          <w:rPr>
            <w:rFonts w:asciiTheme="minorHAnsi" w:eastAsiaTheme="minorEastAsia" w:hAnsiTheme="minorHAnsi"/>
            <w:noProof/>
            <w:sz w:val="22"/>
          </w:rPr>
          <w:tab/>
        </w:r>
        <w:r w:rsidR="002B2ED8" w:rsidRPr="00031253">
          <w:rPr>
            <w:rStyle w:val="Hyperlink"/>
            <w:caps/>
            <w:noProof/>
          </w:rPr>
          <w:t>Methodology</w:t>
        </w:r>
        <w:r w:rsidR="002B2ED8">
          <w:rPr>
            <w:noProof/>
            <w:webHidden/>
          </w:rPr>
          <w:tab/>
        </w:r>
        <w:r w:rsidR="002B2ED8">
          <w:rPr>
            <w:noProof/>
            <w:webHidden/>
          </w:rPr>
          <w:fldChar w:fldCharType="begin"/>
        </w:r>
        <w:r w:rsidR="002B2ED8">
          <w:rPr>
            <w:noProof/>
            <w:webHidden/>
          </w:rPr>
          <w:instrText xml:space="preserve"> PAGEREF _Toc109421141 \h </w:instrText>
        </w:r>
        <w:r w:rsidR="002B2ED8">
          <w:rPr>
            <w:noProof/>
            <w:webHidden/>
          </w:rPr>
        </w:r>
        <w:r w:rsidR="002B2ED8">
          <w:rPr>
            <w:noProof/>
            <w:webHidden/>
          </w:rPr>
          <w:fldChar w:fldCharType="separate"/>
        </w:r>
        <w:r w:rsidR="002B2ED8">
          <w:rPr>
            <w:noProof/>
            <w:webHidden/>
          </w:rPr>
          <w:t>4</w:t>
        </w:r>
        <w:r w:rsidR="002B2ED8">
          <w:rPr>
            <w:noProof/>
            <w:webHidden/>
          </w:rPr>
          <w:fldChar w:fldCharType="end"/>
        </w:r>
      </w:hyperlink>
    </w:p>
    <w:p w14:paraId="6AF90C73" w14:textId="0831EDBF" w:rsidR="002B2ED8" w:rsidRDefault="00000000">
      <w:pPr>
        <w:pStyle w:val="TOC2"/>
        <w:tabs>
          <w:tab w:val="left" w:pos="880"/>
          <w:tab w:val="right" w:leader="dot" w:pos="9350"/>
        </w:tabs>
        <w:rPr>
          <w:rFonts w:asciiTheme="minorHAnsi" w:eastAsiaTheme="minorEastAsia" w:hAnsiTheme="minorHAnsi"/>
          <w:noProof/>
          <w:sz w:val="22"/>
        </w:rPr>
      </w:pPr>
      <w:hyperlink w:anchor="_Toc109421142" w:history="1">
        <w:r w:rsidR="002B2ED8" w:rsidRPr="00031253">
          <w:rPr>
            <w:rStyle w:val="Hyperlink"/>
            <w:caps/>
            <w:noProof/>
          </w:rPr>
          <w:t>1.6.</w:t>
        </w:r>
        <w:r w:rsidR="002B2ED8">
          <w:rPr>
            <w:rFonts w:asciiTheme="minorHAnsi" w:eastAsiaTheme="minorEastAsia" w:hAnsiTheme="minorHAnsi"/>
            <w:noProof/>
            <w:sz w:val="22"/>
          </w:rPr>
          <w:tab/>
        </w:r>
        <w:r w:rsidR="002B2ED8" w:rsidRPr="00031253">
          <w:rPr>
            <w:rStyle w:val="Hyperlink"/>
            <w:caps/>
            <w:noProof/>
          </w:rPr>
          <w:t>Significance of study</w:t>
        </w:r>
        <w:r w:rsidR="002B2ED8">
          <w:rPr>
            <w:noProof/>
            <w:webHidden/>
          </w:rPr>
          <w:tab/>
        </w:r>
        <w:r w:rsidR="002B2ED8">
          <w:rPr>
            <w:noProof/>
            <w:webHidden/>
          </w:rPr>
          <w:fldChar w:fldCharType="begin"/>
        </w:r>
        <w:r w:rsidR="002B2ED8">
          <w:rPr>
            <w:noProof/>
            <w:webHidden/>
          </w:rPr>
          <w:instrText xml:space="preserve"> PAGEREF _Toc109421142 \h </w:instrText>
        </w:r>
        <w:r w:rsidR="002B2ED8">
          <w:rPr>
            <w:noProof/>
            <w:webHidden/>
          </w:rPr>
        </w:r>
        <w:r w:rsidR="002B2ED8">
          <w:rPr>
            <w:noProof/>
            <w:webHidden/>
          </w:rPr>
          <w:fldChar w:fldCharType="separate"/>
        </w:r>
        <w:r w:rsidR="002B2ED8">
          <w:rPr>
            <w:noProof/>
            <w:webHidden/>
          </w:rPr>
          <w:t>5</w:t>
        </w:r>
        <w:r w:rsidR="002B2ED8">
          <w:rPr>
            <w:noProof/>
            <w:webHidden/>
          </w:rPr>
          <w:fldChar w:fldCharType="end"/>
        </w:r>
      </w:hyperlink>
    </w:p>
    <w:p w14:paraId="6F5F85B2" w14:textId="120CE75E" w:rsidR="002B2ED8" w:rsidRDefault="00000000">
      <w:pPr>
        <w:pStyle w:val="TOC2"/>
        <w:tabs>
          <w:tab w:val="left" w:pos="880"/>
          <w:tab w:val="right" w:leader="dot" w:pos="9350"/>
        </w:tabs>
        <w:rPr>
          <w:rFonts w:asciiTheme="minorHAnsi" w:eastAsiaTheme="minorEastAsia" w:hAnsiTheme="minorHAnsi"/>
          <w:noProof/>
          <w:sz w:val="22"/>
        </w:rPr>
      </w:pPr>
      <w:hyperlink w:anchor="_Toc109421143" w:history="1">
        <w:r w:rsidR="002B2ED8" w:rsidRPr="00031253">
          <w:rPr>
            <w:rStyle w:val="Hyperlink"/>
            <w:caps/>
            <w:noProof/>
          </w:rPr>
          <w:t>1.7.</w:t>
        </w:r>
        <w:r w:rsidR="002B2ED8">
          <w:rPr>
            <w:rFonts w:asciiTheme="minorHAnsi" w:eastAsiaTheme="minorEastAsia" w:hAnsiTheme="minorHAnsi"/>
            <w:noProof/>
            <w:sz w:val="22"/>
          </w:rPr>
          <w:tab/>
        </w:r>
        <w:r w:rsidR="002B2ED8" w:rsidRPr="00031253">
          <w:rPr>
            <w:rStyle w:val="Hyperlink"/>
            <w:caps/>
            <w:noProof/>
          </w:rPr>
          <w:t>Limitations of study</w:t>
        </w:r>
        <w:r w:rsidR="002B2ED8">
          <w:rPr>
            <w:noProof/>
            <w:webHidden/>
          </w:rPr>
          <w:tab/>
        </w:r>
        <w:r w:rsidR="002B2ED8">
          <w:rPr>
            <w:noProof/>
            <w:webHidden/>
          </w:rPr>
          <w:fldChar w:fldCharType="begin"/>
        </w:r>
        <w:r w:rsidR="002B2ED8">
          <w:rPr>
            <w:noProof/>
            <w:webHidden/>
          </w:rPr>
          <w:instrText xml:space="preserve"> PAGEREF _Toc109421143 \h </w:instrText>
        </w:r>
        <w:r w:rsidR="002B2ED8">
          <w:rPr>
            <w:noProof/>
            <w:webHidden/>
          </w:rPr>
        </w:r>
        <w:r w:rsidR="002B2ED8">
          <w:rPr>
            <w:noProof/>
            <w:webHidden/>
          </w:rPr>
          <w:fldChar w:fldCharType="separate"/>
        </w:r>
        <w:r w:rsidR="002B2ED8">
          <w:rPr>
            <w:noProof/>
            <w:webHidden/>
          </w:rPr>
          <w:t>6</w:t>
        </w:r>
        <w:r w:rsidR="002B2ED8">
          <w:rPr>
            <w:noProof/>
            <w:webHidden/>
          </w:rPr>
          <w:fldChar w:fldCharType="end"/>
        </w:r>
      </w:hyperlink>
    </w:p>
    <w:p w14:paraId="3E98E97C" w14:textId="355B3EFC" w:rsidR="002B2ED8" w:rsidRDefault="00000000">
      <w:pPr>
        <w:pStyle w:val="TOC2"/>
        <w:tabs>
          <w:tab w:val="left" w:pos="880"/>
          <w:tab w:val="right" w:leader="dot" w:pos="9350"/>
        </w:tabs>
        <w:rPr>
          <w:rFonts w:asciiTheme="minorHAnsi" w:eastAsiaTheme="minorEastAsia" w:hAnsiTheme="minorHAnsi"/>
          <w:noProof/>
          <w:sz w:val="22"/>
        </w:rPr>
      </w:pPr>
      <w:hyperlink w:anchor="_Toc109421144" w:history="1">
        <w:r w:rsidR="002B2ED8" w:rsidRPr="00031253">
          <w:rPr>
            <w:rStyle w:val="Hyperlink"/>
            <w:caps/>
            <w:noProof/>
          </w:rPr>
          <w:t>1.8.</w:t>
        </w:r>
        <w:r w:rsidR="002B2ED8">
          <w:rPr>
            <w:rFonts w:asciiTheme="minorHAnsi" w:eastAsiaTheme="minorEastAsia" w:hAnsiTheme="minorHAnsi"/>
            <w:noProof/>
            <w:sz w:val="22"/>
          </w:rPr>
          <w:tab/>
        </w:r>
        <w:r w:rsidR="002B2ED8" w:rsidRPr="00031253">
          <w:rPr>
            <w:rStyle w:val="Hyperlink"/>
            <w:caps/>
            <w:noProof/>
          </w:rPr>
          <w:t>Project organization</w:t>
        </w:r>
        <w:r w:rsidR="002B2ED8">
          <w:rPr>
            <w:noProof/>
            <w:webHidden/>
          </w:rPr>
          <w:tab/>
        </w:r>
        <w:r w:rsidR="002B2ED8">
          <w:rPr>
            <w:noProof/>
            <w:webHidden/>
          </w:rPr>
          <w:fldChar w:fldCharType="begin"/>
        </w:r>
        <w:r w:rsidR="002B2ED8">
          <w:rPr>
            <w:noProof/>
            <w:webHidden/>
          </w:rPr>
          <w:instrText xml:space="preserve"> PAGEREF _Toc109421144 \h </w:instrText>
        </w:r>
        <w:r w:rsidR="002B2ED8">
          <w:rPr>
            <w:noProof/>
            <w:webHidden/>
          </w:rPr>
        </w:r>
        <w:r w:rsidR="002B2ED8">
          <w:rPr>
            <w:noProof/>
            <w:webHidden/>
          </w:rPr>
          <w:fldChar w:fldCharType="separate"/>
        </w:r>
        <w:r w:rsidR="002B2ED8">
          <w:rPr>
            <w:noProof/>
            <w:webHidden/>
          </w:rPr>
          <w:t>6</w:t>
        </w:r>
        <w:r w:rsidR="002B2ED8">
          <w:rPr>
            <w:noProof/>
            <w:webHidden/>
          </w:rPr>
          <w:fldChar w:fldCharType="end"/>
        </w:r>
      </w:hyperlink>
    </w:p>
    <w:p w14:paraId="033523CB" w14:textId="4E0507F4" w:rsidR="002B2ED8" w:rsidRDefault="00000000">
      <w:pPr>
        <w:pStyle w:val="TOC1"/>
        <w:tabs>
          <w:tab w:val="right" w:leader="dot" w:pos="9350"/>
        </w:tabs>
        <w:rPr>
          <w:rFonts w:asciiTheme="minorHAnsi" w:eastAsiaTheme="minorEastAsia" w:hAnsiTheme="minorHAnsi"/>
          <w:b w:val="0"/>
          <w:noProof/>
          <w:sz w:val="22"/>
        </w:rPr>
      </w:pPr>
      <w:hyperlink w:anchor="_Toc109421145" w:history="1">
        <w:r w:rsidR="002B2ED8" w:rsidRPr="00031253">
          <w:rPr>
            <w:rStyle w:val="Hyperlink"/>
            <w:caps/>
            <w:noProof/>
          </w:rPr>
          <w:t>Chapter Two</w:t>
        </w:r>
        <w:r w:rsidR="002B2ED8">
          <w:rPr>
            <w:rStyle w:val="Hyperlink"/>
            <w:caps/>
            <w:noProof/>
          </w:rPr>
          <w:t>:</w:t>
        </w:r>
        <w:r w:rsidR="002B2ED8" w:rsidRPr="002B2ED8">
          <w:t xml:space="preserve"> </w:t>
        </w:r>
        <w:r w:rsidR="002B2ED8" w:rsidRPr="002B2ED8">
          <w:rPr>
            <w:rStyle w:val="Hyperlink"/>
            <w:caps/>
            <w:noProof/>
          </w:rPr>
          <w:t>Literature Review</w:t>
        </w:r>
        <w:r w:rsidR="002B2ED8">
          <w:rPr>
            <w:noProof/>
            <w:webHidden/>
          </w:rPr>
          <w:tab/>
        </w:r>
        <w:r w:rsidR="002B2ED8">
          <w:rPr>
            <w:noProof/>
            <w:webHidden/>
          </w:rPr>
          <w:fldChar w:fldCharType="begin"/>
        </w:r>
        <w:r w:rsidR="002B2ED8">
          <w:rPr>
            <w:noProof/>
            <w:webHidden/>
          </w:rPr>
          <w:instrText xml:space="preserve"> PAGEREF _Toc109421145 \h </w:instrText>
        </w:r>
        <w:r w:rsidR="002B2ED8">
          <w:rPr>
            <w:noProof/>
            <w:webHidden/>
          </w:rPr>
        </w:r>
        <w:r w:rsidR="002B2ED8">
          <w:rPr>
            <w:noProof/>
            <w:webHidden/>
          </w:rPr>
          <w:fldChar w:fldCharType="separate"/>
        </w:r>
        <w:r w:rsidR="002B2ED8">
          <w:rPr>
            <w:noProof/>
            <w:webHidden/>
          </w:rPr>
          <w:t>7</w:t>
        </w:r>
        <w:r w:rsidR="002B2ED8">
          <w:rPr>
            <w:noProof/>
            <w:webHidden/>
          </w:rPr>
          <w:fldChar w:fldCharType="end"/>
        </w:r>
      </w:hyperlink>
    </w:p>
    <w:p w14:paraId="28AAD3AD" w14:textId="7FA63529" w:rsidR="002B2ED8" w:rsidRDefault="00000000">
      <w:pPr>
        <w:pStyle w:val="TOC2"/>
        <w:tabs>
          <w:tab w:val="left" w:pos="880"/>
          <w:tab w:val="right" w:leader="dot" w:pos="9350"/>
        </w:tabs>
        <w:rPr>
          <w:rFonts w:asciiTheme="minorHAnsi" w:eastAsiaTheme="minorEastAsia" w:hAnsiTheme="minorHAnsi"/>
          <w:noProof/>
          <w:sz w:val="22"/>
        </w:rPr>
      </w:pPr>
      <w:hyperlink w:anchor="_Toc109421147" w:history="1">
        <w:r w:rsidR="002B2ED8" w:rsidRPr="00031253">
          <w:rPr>
            <w:rStyle w:val="Hyperlink"/>
            <w:noProof/>
          </w:rPr>
          <w:t>2.1.</w:t>
        </w:r>
        <w:r w:rsidR="002B2ED8">
          <w:rPr>
            <w:rFonts w:asciiTheme="minorHAnsi" w:eastAsiaTheme="minorEastAsia" w:hAnsiTheme="minorHAnsi"/>
            <w:noProof/>
            <w:sz w:val="22"/>
          </w:rPr>
          <w:tab/>
        </w:r>
        <w:r w:rsidR="002B2ED8" w:rsidRPr="00031253">
          <w:rPr>
            <w:rStyle w:val="Hyperlink"/>
            <w:noProof/>
          </w:rPr>
          <w:t>OVERVIEW OF CHATBOTS</w:t>
        </w:r>
        <w:r w:rsidR="002B2ED8">
          <w:rPr>
            <w:noProof/>
            <w:webHidden/>
          </w:rPr>
          <w:tab/>
        </w:r>
        <w:r w:rsidR="002B2ED8">
          <w:rPr>
            <w:noProof/>
            <w:webHidden/>
          </w:rPr>
          <w:fldChar w:fldCharType="begin"/>
        </w:r>
        <w:r w:rsidR="002B2ED8">
          <w:rPr>
            <w:noProof/>
            <w:webHidden/>
          </w:rPr>
          <w:instrText xml:space="preserve"> PAGEREF _Toc109421147 \h </w:instrText>
        </w:r>
        <w:r w:rsidR="002B2ED8">
          <w:rPr>
            <w:noProof/>
            <w:webHidden/>
          </w:rPr>
        </w:r>
        <w:r w:rsidR="002B2ED8">
          <w:rPr>
            <w:noProof/>
            <w:webHidden/>
          </w:rPr>
          <w:fldChar w:fldCharType="separate"/>
        </w:r>
        <w:r w:rsidR="002B2ED8">
          <w:rPr>
            <w:noProof/>
            <w:webHidden/>
          </w:rPr>
          <w:t>7</w:t>
        </w:r>
        <w:r w:rsidR="002B2ED8">
          <w:rPr>
            <w:noProof/>
            <w:webHidden/>
          </w:rPr>
          <w:fldChar w:fldCharType="end"/>
        </w:r>
      </w:hyperlink>
    </w:p>
    <w:p w14:paraId="3C875EC7" w14:textId="29C78645" w:rsidR="002B2ED8" w:rsidRDefault="00000000">
      <w:pPr>
        <w:pStyle w:val="TOC3"/>
        <w:tabs>
          <w:tab w:val="left" w:pos="1320"/>
          <w:tab w:val="right" w:leader="dot" w:pos="9350"/>
        </w:tabs>
        <w:rPr>
          <w:rFonts w:asciiTheme="minorHAnsi" w:eastAsiaTheme="minorEastAsia" w:hAnsiTheme="minorHAnsi"/>
          <w:noProof/>
          <w:sz w:val="22"/>
        </w:rPr>
      </w:pPr>
      <w:hyperlink w:anchor="_Toc109421148" w:history="1">
        <w:r w:rsidR="002B2ED8" w:rsidRPr="00031253">
          <w:rPr>
            <w:rStyle w:val="Hyperlink"/>
            <w:noProof/>
          </w:rPr>
          <w:t>2.1.1.</w:t>
        </w:r>
        <w:r w:rsidR="002B2ED8">
          <w:rPr>
            <w:rFonts w:asciiTheme="minorHAnsi" w:eastAsiaTheme="minorEastAsia" w:hAnsiTheme="minorHAnsi"/>
            <w:noProof/>
            <w:sz w:val="22"/>
          </w:rPr>
          <w:tab/>
        </w:r>
        <w:r w:rsidR="002B2ED8" w:rsidRPr="00031253">
          <w:rPr>
            <w:rStyle w:val="Hyperlink"/>
            <w:noProof/>
          </w:rPr>
          <w:t>BRIEF HISTORY OF CHATBOTS</w:t>
        </w:r>
        <w:r w:rsidR="002B2ED8">
          <w:rPr>
            <w:noProof/>
            <w:webHidden/>
          </w:rPr>
          <w:tab/>
        </w:r>
        <w:r w:rsidR="002B2ED8">
          <w:rPr>
            <w:noProof/>
            <w:webHidden/>
          </w:rPr>
          <w:fldChar w:fldCharType="begin"/>
        </w:r>
        <w:r w:rsidR="002B2ED8">
          <w:rPr>
            <w:noProof/>
            <w:webHidden/>
          </w:rPr>
          <w:instrText xml:space="preserve"> PAGEREF _Toc109421148 \h </w:instrText>
        </w:r>
        <w:r w:rsidR="002B2ED8">
          <w:rPr>
            <w:noProof/>
            <w:webHidden/>
          </w:rPr>
        </w:r>
        <w:r w:rsidR="002B2ED8">
          <w:rPr>
            <w:noProof/>
            <w:webHidden/>
          </w:rPr>
          <w:fldChar w:fldCharType="separate"/>
        </w:r>
        <w:r w:rsidR="002B2ED8">
          <w:rPr>
            <w:noProof/>
            <w:webHidden/>
          </w:rPr>
          <w:t>7</w:t>
        </w:r>
        <w:r w:rsidR="002B2ED8">
          <w:rPr>
            <w:noProof/>
            <w:webHidden/>
          </w:rPr>
          <w:fldChar w:fldCharType="end"/>
        </w:r>
      </w:hyperlink>
    </w:p>
    <w:p w14:paraId="304BDB59" w14:textId="2A4F5472" w:rsidR="002B2ED8" w:rsidRDefault="00000000">
      <w:pPr>
        <w:pStyle w:val="TOC3"/>
        <w:tabs>
          <w:tab w:val="left" w:pos="1320"/>
          <w:tab w:val="right" w:leader="dot" w:pos="9350"/>
        </w:tabs>
        <w:rPr>
          <w:rFonts w:asciiTheme="minorHAnsi" w:eastAsiaTheme="minorEastAsia" w:hAnsiTheme="minorHAnsi"/>
          <w:noProof/>
          <w:sz w:val="22"/>
        </w:rPr>
      </w:pPr>
      <w:hyperlink w:anchor="_Toc109421149" w:history="1">
        <w:r w:rsidR="002B2ED8" w:rsidRPr="00031253">
          <w:rPr>
            <w:rStyle w:val="Hyperlink"/>
            <w:noProof/>
          </w:rPr>
          <w:t>2.1.2.</w:t>
        </w:r>
        <w:r w:rsidR="002B2ED8">
          <w:rPr>
            <w:rFonts w:asciiTheme="minorHAnsi" w:eastAsiaTheme="minorEastAsia" w:hAnsiTheme="minorHAnsi"/>
            <w:noProof/>
            <w:sz w:val="22"/>
          </w:rPr>
          <w:tab/>
        </w:r>
        <w:r w:rsidR="002B2ED8" w:rsidRPr="00031253">
          <w:rPr>
            <w:rStyle w:val="Hyperlink"/>
            <w:noProof/>
          </w:rPr>
          <w:t>TYPES OF CHATBOTS</w:t>
        </w:r>
        <w:r w:rsidR="002B2ED8">
          <w:rPr>
            <w:noProof/>
            <w:webHidden/>
          </w:rPr>
          <w:tab/>
        </w:r>
        <w:r w:rsidR="002B2ED8">
          <w:rPr>
            <w:noProof/>
            <w:webHidden/>
          </w:rPr>
          <w:fldChar w:fldCharType="begin"/>
        </w:r>
        <w:r w:rsidR="002B2ED8">
          <w:rPr>
            <w:noProof/>
            <w:webHidden/>
          </w:rPr>
          <w:instrText xml:space="preserve"> PAGEREF _Toc109421149 \h </w:instrText>
        </w:r>
        <w:r w:rsidR="002B2ED8">
          <w:rPr>
            <w:noProof/>
            <w:webHidden/>
          </w:rPr>
        </w:r>
        <w:r w:rsidR="002B2ED8">
          <w:rPr>
            <w:noProof/>
            <w:webHidden/>
          </w:rPr>
          <w:fldChar w:fldCharType="separate"/>
        </w:r>
        <w:r w:rsidR="002B2ED8">
          <w:rPr>
            <w:noProof/>
            <w:webHidden/>
          </w:rPr>
          <w:t>7</w:t>
        </w:r>
        <w:r w:rsidR="002B2ED8">
          <w:rPr>
            <w:noProof/>
            <w:webHidden/>
          </w:rPr>
          <w:fldChar w:fldCharType="end"/>
        </w:r>
      </w:hyperlink>
    </w:p>
    <w:p w14:paraId="692AC41D" w14:textId="78C4A0B8" w:rsidR="002B2ED8" w:rsidRDefault="00000000">
      <w:pPr>
        <w:pStyle w:val="TOC2"/>
        <w:tabs>
          <w:tab w:val="left" w:pos="880"/>
          <w:tab w:val="right" w:leader="dot" w:pos="9350"/>
        </w:tabs>
        <w:rPr>
          <w:rFonts w:asciiTheme="minorHAnsi" w:eastAsiaTheme="minorEastAsia" w:hAnsiTheme="minorHAnsi"/>
          <w:noProof/>
          <w:sz w:val="22"/>
        </w:rPr>
      </w:pPr>
      <w:hyperlink w:anchor="_Toc109421150" w:history="1">
        <w:r w:rsidR="002B2ED8" w:rsidRPr="00031253">
          <w:rPr>
            <w:rStyle w:val="Hyperlink"/>
            <w:noProof/>
          </w:rPr>
          <w:t>2.2.</w:t>
        </w:r>
        <w:r w:rsidR="002B2ED8">
          <w:rPr>
            <w:rFonts w:asciiTheme="minorHAnsi" w:eastAsiaTheme="minorEastAsia" w:hAnsiTheme="minorHAnsi"/>
            <w:noProof/>
            <w:sz w:val="22"/>
          </w:rPr>
          <w:tab/>
        </w:r>
        <w:r w:rsidR="002B2ED8" w:rsidRPr="00031253">
          <w:rPr>
            <w:rStyle w:val="Hyperlink"/>
            <w:noProof/>
          </w:rPr>
          <w:t>BIBLE STUDY OVERVIEW</w:t>
        </w:r>
        <w:r w:rsidR="002B2ED8">
          <w:rPr>
            <w:noProof/>
            <w:webHidden/>
          </w:rPr>
          <w:tab/>
        </w:r>
        <w:r w:rsidR="002B2ED8">
          <w:rPr>
            <w:noProof/>
            <w:webHidden/>
          </w:rPr>
          <w:fldChar w:fldCharType="begin"/>
        </w:r>
        <w:r w:rsidR="002B2ED8">
          <w:rPr>
            <w:noProof/>
            <w:webHidden/>
          </w:rPr>
          <w:instrText xml:space="preserve"> PAGEREF _Toc109421150 \h </w:instrText>
        </w:r>
        <w:r w:rsidR="002B2ED8">
          <w:rPr>
            <w:noProof/>
            <w:webHidden/>
          </w:rPr>
        </w:r>
        <w:r w:rsidR="002B2ED8">
          <w:rPr>
            <w:noProof/>
            <w:webHidden/>
          </w:rPr>
          <w:fldChar w:fldCharType="separate"/>
        </w:r>
        <w:r w:rsidR="002B2ED8">
          <w:rPr>
            <w:noProof/>
            <w:webHidden/>
          </w:rPr>
          <w:t>10</w:t>
        </w:r>
        <w:r w:rsidR="002B2ED8">
          <w:rPr>
            <w:noProof/>
            <w:webHidden/>
          </w:rPr>
          <w:fldChar w:fldCharType="end"/>
        </w:r>
      </w:hyperlink>
    </w:p>
    <w:p w14:paraId="28B2841F" w14:textId="52F95AA6" w:rsidR="002B2ED8" w:rsidRDefault="00000000">
      <w:pPr>
        <w:pStyle w:val="TOC3"/>
        <w:tabs>
          <w:tab w:val="left" w:pos="1320"/>
          <w:tab w:val="right" w:leader="dot" w:pos="9350"/>
        </w:tabs>
        <w:rPr>
          <w:rFonts w:asciiTheme="minorHAnsi" w:eastAsiaTheme="minorEastAsia" w:hAnsiTheme="minorHAnsi"/>
          <w:noProof/>
          <w:sz w:val="22"/>
        </w:rPr>
      </w:pPr>
      <w:hyperlink w:anchor="_Toc109421151" w:history="1">
        <w:r w:rsidR="002B2ED8" w:rsidRPr="00031253">
          <w:rPr>
            <w:rStyle w:val="Hyperlink"/>
            <w:noProof/>
          </w:rPr>
          <w:t>2.2.1.</w:t>
        </w:r>
        <w:r w:rsidR="002B2ED8">
          <w:rPr>
            <w:rFonts w:asciiTheme="minorHAnsi" w:eastAsiaTheme="minorEastAsia" w:hAnsiTheme="minorHAnsi"/>
            <w:noProof/>
            <w:sz w:val="22"/>
          </w:rPr>
          <w:tab/>
        </w:r>
        <w:r w:rsidR="002B2ED8" w:rsidRPr="00031253">
          <w:rPr>
            <w:rStyle w:val="Hyperlink"/>
            <w:noProof/>
          </w:rPr>
          <w:t>BIBLE STUDY IN A DIGITAL AGE</w:t>
        </w:r>
        <w:r w:rsidR="002B2ED8">
          <w:rPr>
            <w:noProof/>
            <w:webHidden/>
          </w:rPr>
          <w:tab/>
        </w:r>
        <w:r w:rsidR="002B2ED8">
          <w:rPr>
            <w:noProof/>
            <w:webHidden/>
          </w:rPr>
          <w:fldChar w:fldCharType="begin"/>
        </w:r>
        <w:r w:rsidR="002B2ED8">
          <w:rPr>
            <w:noProof/>
            <w:webHidden/>
          </w:rPr>
          <w:instrText xml:space="preserve"> PAGEREF _Toc109421151 \h </w:instrText>
        </w:r>
        <w:r w:rsidR="002B2ED8">
          <w:rPr>
            <w:noProof/>
            <w:webHidden/>
          </w:rPr>
        </w:r>
        <w:r w:rsidR="002B2ED8">
          <w:rPr>
            <w:noProof/>
            <w:webHidden/>
          </w:rPr>
          <w:fldChar w:fldCharType="separate"/>
        </w:r>
        <w:r w:rsidR="002B2ED8">
          <w:rPr>
            <w:noProof/>
            <w:webHidden/>
          </w:rPr>
          <w:t>11</w:t>
        </w:r>
        <w:r w:rsidR="002B2ED8">
          <w:rPr>
            <w:noProof/>
            <w:webHidden/>
          </w:rPr>
          <w:fldChar w:fldCharType="end"/>
        </w:r>
      </w:hyperlink>
    </w:p>
    <w:p w14:paraId="63836F34" w14:textId="32850B02" w:rsidR="002B2ED8" w:rsidRDefault="00000000">
      <w:pPr>
        <w:pStyle w:val="TOC3"/>
        <w:tabs>
          <w:tab w:val="left" w:pos="1320"/>
          <w:tab w:val="right" w:leader="dot" w:pos="9350"/>
        </w:tabs>
        <w:rPr>
          <w:rFonts w:asciiTheme="minorHAnsi" w:eastAsiaTheme="minorEastAsia" w:hAnsiTheme="minorHAnsi"/>
          <w:noProof/>
          <w:sz w:val="22"/>
        </w:rPr>
      </w:pPr>
      <w:hyperlink w:anchor="_Toc109421152" w:history="1">
        <w:r w:rsidR="002B2ED8" w:rsidRPr="00031253">
          <w:rPr>
            <w:rStyle w:val="Hyperlink"/>
            <w:noProof/>
          </w:rPr>
          <w:t>2.2.2.</w:t>
        </w:r>
        <w:r w:rsidR="002B2ED8">
          <w:rPr>
            <w:rFonts w:asciiTheme="minorHAnsi" w:eastAsiaTheme="minorEastAsia" w:hAnsiTheme="minorHAnsi"/>
            <w:noProof/>
            <w:sz w:val="22"/>
          </w:rPr>
          <w:tab/>
        </w:r>
        <w:r w:rsidR="002B2ED8" w:rsidRPr="00031253">
          <w:rPr>
            <w:rStyle w:val="Hyperlink"/>
            <w:noProof/>
          </w:rPr>
          <w:t>SCRIPTURE RECOMMENDATION</w:t>
        </w:r>
        <w:r w:rsidR="002B2ED8">
          <w:rPr>
            <w:noProof/>
            <w:webHidden/>
          </w:rPr>
          <w:tab/>
        </w:r>
        <w:r w:rsidR="002B2ED8">
          <w:rPr>
            <w:noProof/>
            <w:webHidden/>
          </w:rPr>
          <w:fldChar w:fldCharType="begin"/>
        </w:r>
        <w:r w:rsidR="002B2ED8">
          <w:rPr>
            <w:noProof/>
            <w:webHidden/>
          </w:rPr>
          <w:instrText xml:space="preserve"> PAGEREF _Toc109421152 \h </w:instrText>
        </w:r>
        <w:r w:rsidR="002B2ED8">
          <w:rPr>
            <w:noProof/>
            <w:webHidden/>
          </w:rPr>
        </w:r>
        <w:r w:rsidR="002B2ED8">
          <w:rPr>
            <w:noProof/>
            <w:webHidden/>
          </w:rPr>
          <w:fldChar w:fldCharType="separate"/>
        </w:r>
        <w:r w:rsidR="002B2ED8">
          <w:rPr>
            <w:noProof/>
            <w:webHidden/>
          </w:rPr>
          <w:t>12</w:t>
        </w:r>
        <w:r w:rsidR="002B2ED8">
          <w:rPr>
            <w:noProof/>
            <w:webHidden/>
          </w:rPr>
          <w:fldChar w:fldCharType="end"/>
        </w:r>
      </w:hyperlink>
    </w:p>
    <w:p w14:paraId="444E04D8" w14:textId="4018F79F" w:rsidR="002B2ED8" w:rsidRDefault="00000000">
      <w:pPr>
        <w:pStyle w:val="TOC2"/>
        <w:tabs>
          <w:tab w:val="left" w:pos="880"/>
          <w:tab w:val="right" w:leader="dot" w:pos="9350"/>
        </w:tabs>
        <w:rPr>
          <w:rFonts w:asciiTheme="minorHAnsi" w:eastAsiaTheme="minorEastAsia" w:hAnsiTheme="minorHAnsi"/>
          <w:noProof/>
          <w:sz w:val="22"/>
        </w:rPr>
      </w:pPr>
      <w:hyperlink w:anchor="_Toc109421153" w:history="1">
        <w:r w:rsidR="002B2ED8" w:rsidRPr="00031253">
          <w:rPr>
            <w:rStyle w:val="Hyperlink"/>
            <w:noProof/>
          </w:rPr>
          <w:t>2.3.</w:t>
        </w:r>
        <w:r w:rsidR="002B2ED8">
          <w:rPr>
            <w:rFonts w:asciiTheme="minorHAnsi" w:eastAsiaTheme="minorEastAsia" w:hAnsiTheme="minorHAnsi"/>
            <w:noProof/>
            <w:sz w:val="22"/>
          </w:rPr>
          <w:tab/>
        </w:r>
        <w:r w:rsidR="002B2ED8" w:rsidRPr="00031253">
          <w:rPr>
            <w:rStyle w:val="Hyperlink"/>
            <w:noProof/>
          </w:rPr>
          <w:t>SPEECH-TO-TEXT RECOGNITION</w:t>
        </w:r>
        <w:r w:rsidR="002B2ED8">
          <w:rPr>
            <w:noProof/>
            <w:webHidden/>
          </w:rPr>
          <w:tab/>
        </w:r>
        <w:r w:rsidR="002B2ED8">
          <w:rPr>
            <w:noProof/>
            <w:webHidden/>
          </w:rPr>
          <w:fldChar w:fldCharType="begin"/>
        </w:r>
        <w:r w:rsidR="002B2ED8">
          <w:rPr>
            <w:noProof/>
            <w:webHidden/>
          </w:rPr>
          <w:instrText xml:space="preserve"> PAGEREF _Toc109421153 \h </w:instrText>
        </w:r>
        <w:r w:rsidR="002B2ED8">
          <w:rPr>
            <w:noProof/>
            <w:webHidden/>
          </w:rPr>
        </w:r>
        <w:r w:rsidR="002B2ED8">
          <w:rPr>
            <w:noProof/>
            <w:webHidden/>
          </w:rPr>
          <w:fldChar w:fldCharType="separate"/>
        </w:r>
        <w:r w:rsidR="002B2ED8">
          <w:rPr>
            <w:noProof/>
            <w:webHidden/>
          </w:rPr>
          <w:t>12</w:t>
        </w:r>
        <w:r w:rsidR="002B2ED8">
          <w:rPr>
            <w:noProof/>
            <w:webHidden/>
          </w:rPr>
          <w:fldChar w:fldCharType="end"/>
        </w:r>
      </w:hyperlink>
    </w:p>
    <w:p w14:paraId="001C9BFA" w14:textId="655BEF41" w:rsidR="002B2ED8" w:rsidRDefault="00000000">
      <w:pPr>
        <w:pStyle w:val="TOC3"/>
        <w:tabs>
          <w:tab w:val="left" w:pos="1320"/>
          <w:tab w:val="right" w:leader="dot" w:pos="9350"/>
        </w:tabs>
        <w:rPr>
          <w:rFonts w:asciiTheme="minorHAnsi" w:eastAsiaTheme="minorEastAsia" w:hAnsiTheme="minorHAnsi"/>
          <w:noProof/>
          <w:sz w:val="22"/>
        </w:rPr>
      </w:pPr>
      <w:hyperlink w:anchor="_Toc109421154" w:history="1">
        <w:r w:rsidR="002B2ED8" w:rsidRPr="00031253">
          <w:rPr>
            <w:rStyle w:val="Hyperlink"/>
            <w:noProof/>
          </w:rPr>
          <w:t>2.3.1.</w:t>
        </w:r>
        <w:r w:rsidR="002B2ED8">
          <w:rPr>
            <w:rFonts w:asciiTheme="minorHAnsi" w:eastAsiaTheme="minorEastAsia" w:hAnsiTheme="minorHAnsi"/>
            <w:noProof/>
            <w:sz w:val="22"/>
          </w:rPr>
          <w:tab/>
        </w:r>
        <w:r w:rsidR="002B2ED8" w:rsidRPr="00031253">
          <w:rPr>
            <w:rStyle w:val="Hyperlink"/>
            <w:noProof/>
          </w:rPr>
          <w:t>INTRODUCTION TO SPEECH RECOGNITION</w:t>
        </w:r>
        <w:r w:rsidR="002B2ED8">
          <w:rPr>
            <w:noProof/>
            <w:webHidden/>
          </w:rPr>
          <w:tab/>
        </w:r>
        <w:r w:rsidR="002B2ED8">
          <w:rPr>
            <w:noProof/>
            <w:webHidden/>
          </w:rPr>
          <w:fldChar w:fldCharType="begin"/>
        </w:r>
        <w:r w:rsidR="002B2ED8">
          <w:rPr>
            <w:noProof/>
            <w:webHidden/>
          </w:rPr>
          <w:instrText xml:space="preserve"> PAGEREF _Toc109421154 \h </w:instrText>
        </w:r>
        <w:r w:rsidR="002B2ED8">
          <w:rPr>
            <w:noProof/>
            <w:webHidden/>
          </w:rPr>
        </w:r>
        <w:r w:rsidR="002B2ED8">
          <w:rPr>
            <w:noProof/>
            <w:webHidden/>
          </w:rPr>
          <w:fldChar w:fldCharType="separate"/>
        </w:r>
        <w:r w:rsidR="002B2ED8">
          <w:rPr>
            <w:noProof/>
            <w:webHidden/>
          </w:rPr>
          <w:t>12</w:t>
        </w:r>
        <w:r w:rsidR="002B2ED8">
          <w:rPr>
            <w:noProof/>
            <w:webHidden/>
          </w:rPr>
          <w:fldChar w:fldCharType="end"/>
        </w:r>
      </w:hyperlink>
    </w:p>
    <w:p w14:paraId="64988090" w14:textId="5F9FCBF5" w:rsidR="002B2ED8" w:rsidRDefault="00000000">
      <w:pPr>
        <w:pStyle w:val="TOC3"/>
        <w:tabs>
          <w:tab w:val="left" w:pos="1320"/>
          <w:tab w:val="right" w:leader="dot" w:pos="9350"/>
        </w:tabs>
        <w:rPr>
          <w:rFonts w:asciiTheme="minorHAnsi" w:eastAsiaTheme="minorEastAsia" w:hAnsiTheme="minorHAnsi"/>
          <w:noProof/>
          <w:sz w:val="22"/>
        </w:rPr>
      </w:pPr>
      <w:hyperlink w:anchor="_Toc109421155" w:history="1">
        <w:r w:rsidR="002B2ED8" w:rsidRPr="00031253">
          <w:rPr>
            <w:rStyle w:val="Hyperlink"/>
            <w:noProof/>
          </w:rPr>
          <w:t>2.3.2.</w:t>
        </w:r>
        <w:r w:rsidR="002B2ED8">
          <w:rPr>
            <w:rFonts w:asciiTheme="minorHAnsi" w:eastAsiaTheme="minorEastAsia" w:hAnsiTheme="minorHAnsi"/>
            <w:noProof/>
            <w:sz w:val="22"/>
          </w:rPr>
          <w:tab/>
        </w:r>
        <w:r w:rsidR="002B2ED8" w:rsidRPr="00031253">
          <w:rPr>
            <w:rStyle w:val="Hyperlink"/>
            <w:noProof/>
          </w:rPr>
          <w:t>BASIC SPEECH RECOGNITION MODEL</w:t>
        </w:r>
        <w:r w:rsidR="002B2ED8">
          <w:rPr>
            <w:noProof/>
            <w:webHidden/>
          </w:rPr>
          <w:tab/>
        </w:r>
        <w:r w:rsidR="002B2ED8">
          <w:rPr>
            <w:noProof/>
            <w:webHidden/>
          </w:rPr>
          <w:fldChar w:fldCharType="begin"/>
        </w:r>
        <w:r w:rsidR="002B2ED8">
          <w:rPr>
            <w:noProof/>
            <w:webHidden/>
          </w:rPr>
          <w:instrText xml:space="preserve"> PAGEREF _Toc109421155 \h </w:instrText>
        </w:r>
        <w:r w:rsidR="002B2ED8">
          <w:rPr>
            <w:noProof/>
            <w:webHidden/>
          </w:rPr>
        </w:r>
        <w:r w:rsidR="002B2ED8">
          <w:rPr>
            <w:noProof/>
            <w:webHidden/>
          </w:rPr>
          <w:fldChar w:fldCharType="separate"/>
        </w:r>
        <w:r w:rsidR="002B2ED8">
          <w:rPr>
            <w:noProof/>
            <w:webHidden/>
          </w:rPr>
          <w:t>13</w:t>
        </w:r>
        <w:r w:rsidR="002B2ED8">
          <w:rPr>
            <w:noProof/>
            <w:webHidden/>
          </w:rPr>
          <w:fldChar w:fldCharType="end"/>
        </w:r>
      </w:hyperlink>
    </w:p>
    <w:p w14:paraId="4988FDBD" w14:textId="2251B8C9" w:rsidR="002B2ED8" w:rsidRDefault="00000000">
      <w:pPr>
        <w:pStyle w:val="TOC3"/>
        <w:tabs>
          <w:tab w:val="left" w:pos="1320"/>
          <w:tab w:val="right" w:leader="dot" w:pos="9350"/>
        </w:tabs>
        <w:rPr>
          <w:rFonts w:asciiTheme="minorHAnsi" w:eastAsiaTheme="minorEastAsia" w:hAnsiTheme="minorHAnsi"/>
          <w:noProof/>
          <w:sz w:val="22"/>
        </w:rPr>
      </w:pPr>
      <w:hyperlink w:anchor="_Toc109421156" w:history="1">
        <w:r w:rsidR="002B2ED8" w:rsidRPr="00031253">
          <w:rPr>
            <w:rStyle w:val="Hyperlink"/>
            <w:noProof/>
          </w:rPr>
          <w:t>2.3.3.</w:t>
        </w:r>
        <w:r w:rsidR="002B2ED8">
          <w:rPr>
            <w:rFonts w:asciiTheme="minorHAnsi" w:eastAsiaTheme="minorEastAsia" w:hAnsiTheme="minorHAnsi"/>
            <w:noProof/>
            <w:sz w:val="22"/>
          </w:rPr>
          <w:tab/>
        </w:r>
        <w:r w:rsidR="002B2ED8" w:rsidRPr="00031253">
          <w:rPr>
            <w:rStyle w:val="Hyperlink"/>
            <w:noProof/>
          </w:rPr>
          <w:t>SPEECH-TO-TEXT CONVERSION METHODS</w:t>
        </w:r>
        <w:r w:rsidR="002B2ED8">
          <w:rPr>
            <w:noProof/>
            <w:webHidden/>
          </w:rPr>
          <w:tab/>
        </w:r>
        <w:r w:rsidR="002B2ED8">
          <w:rPr>
            <w:noProof/>
            <w:webHidden/>
          </w:rPr>
          <w:fldChar w:fldCharType="begin"/>
        </w:r>
        <w:r w:rsidR="002B2ED8">
          <w:rPr>
            <w:noProof/>
            <w:webHidden/>
          </w:rPr>
          <w:instrText xml:space="preserve"> PAGEREF _Toc109421156 \h </w:instrText>
        </w:r>
        <w:r w:rsidR="002B2ED8">
          <w:rPr>
            <w:noProof/>
            <w:webHidden/>
          </w:rPr>
        </w:r>
        <w:r w:rsidR="002B2ED8">
          <w:rPr>
            <w:noProof/>
            <w:webHidden/>
          </w:rPr>
          <w:fldChar w:fldCharType="separate"/>
        </w:r>
        <w:r w:rsidR="002B2ED8">
          <w:rPr>
            <w:noProof/>
            <w:webHidden/>
          </w:rPr>
          <w:t>15</w:t>
        </w:r>
        <w:r w:rsidR="002B2ED8">
          <w:rPr>
            <w:noProof/>
            <w:webHidden/>
          </w:rPr>
          <w:fldChar w:fldCharType="end"/>
        </w:r>
      </w:hyperlink>
    </w:p>
    <w:p w14:paraId="277B1354" w14:textId="6FA9E3E5" w:rsidR="002B2ED8" w:rsidRDefault="00000000">
      <w:pPr>
        <w:pStyle w:val="TOC3"/>
        <w:tabs>
          <w:tab w:val="left" w:pos="1320"/>
          <w:tab w:val="right" w:leader="dot" w:pos="9350"/>
        </w:tabs>
        <w:rPr>
          <w:rFonts w:asciiTheme="minorHAnsi" w:eastAsiaTheme="minorEastAsia" w:hAnsiTheme="minorHAnsi"/>
          <w:noProof/>
          <w:sz w:val="22"/>
        </w:rPr>
      </w:pPr>
      <w:hyperlink w:anchor="_Toc109421157" w:history="1">
        <w:r w:rsidR="002B2ED8" w:rsidRPr="00031253">
          <w:rPr>
            <w:rStyle w:val="Hyperlink"/>
            <w:noProof/>
          </w:rPr>
          <w:t>2.3.4.</w:t>
        </w:r>
        <w:r w:rsidR="002B2ED8">
          <w:rPr>
            <w:rFonts w:asciiTheme="minorHAnsi" w:eastAsiaTheme="minorEastAsia" w:hAnsiTheme="minorHAnsi"/>
            <w:noProof/>
            <w:sz w:val="22"/>
          </w:rPr>
          <w:tab/>
        </w:r>
        <w:r w:rsidR="002B2ED8" w:rsidRPr="00031253">
          <w:rPr>
            <w:rStyle w:val="Hyperlink"/>
            <w:noProof/>
          </w:rPr>
          <w:t>DEVELOPING AUTOMATIC SPEECH RECOGNITION</w:t>
        </w:r>
        <w:r w:rsidR="002B2ED8">
          <w:rPr>
            <w:noProof/>
            <w:webHidden/>
          </w:rPr>
          <w:tab/>
        </w:r>
        <w:r w:rsidR="002B2ED8">
          <w:rPr>
            <w:noProof/>
            <w:webHidden/>
          </w:rPr>
          <w:fldChar w:fldCharType="begin"/>
        </w:r>
        <w:r w:rsidR="002B2ED8">
          <w:rPr>
            <w:noProof/>
            <w:webHidden/>
          </w:rPr>
          <w:instrText xml:space="preserve"> PAGEREF _Toc109421157 \h </w:instrText>
        </w:r>
        <w:r w:rsidR="002B2ED8">
          <w:rPr>
            <w:noProof/>
            <w:webHidden/>
          </w:rPr>
        </w:r>
        <w:r w:rsidR="002B2ED8">
          <w:rPr>
            <w:noProof/>
            <w:webHidden/>
          </w:rPr>
          <w:fldChar w:fldCharType="separate"/>
        </w:r>
        <w:r w:rsidR="002B2ED8">
          <w:rPr>
            <w:noProof/>
            <w:webHidden/>
          </w:rPr>
          <w:t>17</w:t>
        </w:r>
        <w:r w:rsidR="002B2ED8">
          <w:rPr>
            <w:noProof/>
            <w:webHidden/>
          </w:rPr>
          <w:fldChar w:fldCharType="end"/>
        </w:r>
      </w:hyperlink>
    </w:p>
    <w:p w14:paraId="37A144EC" w14:textId="238DA7C3" w:rsidR="002B2ED8" w:rsidRDefault="00000000">
      <w:pPr>
        <w:pStyle w:val="TOC2"/>
        <w:tabs>
          <w:tab w:val="left" w:pos="880"/>
          <w:tab w:val="right" w:leader="dot" w:pos="9350"/>
        </w:tabs>
        <w:rPr>
          <w:rFonts w:asciiTheme="minorHAnsi" w:eastAsiaTheme="minorEastAsia" w:hAnsiTheme="minorHAnsi"/>
          <w:noProof/>
          <w:sz w:val="22"/>
        </w:rPr>
      </w:pPr>
      <w:hyperlink w:anchor="_Toc109421158" w:history="1">
        <w:r w:rsidR="002B2ED8" w:rsidRPr="00031253">
          <w:rPr>
            <w:rStyle w:val="Hyperlink"/>
            <w:noProof/>
          </w:rPr>
          <w:t>2.4.</w:t>
        </w:r>
        <w:r w:rsidR="002B2ED8">
          <w:rPr>
            <w:rFonts w:asciiTheme="minorHAnsi" w:eastAsiaTheme="minorEastAsia" w:hAnsiTheme="minorHAnsi"/>
            <w:noProof/>
            <w:sz w:val="22"/>
          </w:rPr>
          <w:tab/>
        </w:r>
        <w:r w:rsidR="002B2ED8" w:rsidRPr="00031253">
          <w:rPr>
            <w:rStyle w:val="Hyperlink"/>
            <w:noProof/>
          </w:rPr>
          <w:t>HUMAN-COMPUTER INTERACTION</w:t>
        </w:r>
        <w:r w:rsidR="002B2ED8">
          <w:rPr>
            <w:noProof/>
            <w:webHidden/>
          </w:rPr>
          <w:tab/>
        </w:r>
        <w:r w:rsidR="002B2ED8">
          <w:rPr>
            <w:noProof/>
            <w:webHidden/>
          </w:rPr>
          <w:fldChar w:fldCharType="begin"/>
        </w:r>
        <w:r w:rsidR="002B2ED8">
          <w:rPr>
            <w:noProof/>
            <w:webHidden/>
          </w:rPr>
          <w:instrText xml:space="preserve"> PAGEREF _Toc109421158 \h </w:instrText>
        </w:r>
        <w:r w:rsidR="002B2ED8">
          <w:rPr>
            <w:noProof/>
            <w:webHidden/>
          </w:rPr>
        </w:r>
        <w:r w:rsidR="002B2ED8">
          <w:rPr>
            <w:noProof/>
            <w:webHidden/>
          </w:rPr>
          <w:fldChar w:fldCharType="separate"/>
        </w:r>
        <w:r w:rsidR="002B2ED8">
          <w:rPr>
            <w:noProof/>
            <w:webHidden/>
          </w:rPr>
          <w:t>18</w:t>
        </w:r>
        <w:r w:rsidR="002B2ED8">
          <w:rPr>
            <w:noProof/>
            <w:webHidden/>
          </w:rPr>
          <w:fldChar w:fldCharType="end"/>
        </w:r>
      </w:hyperlink>
    </w:p>
    <w:p w14:paraId="40DDEF8B" w14:textId="23F45F5E" w:rsidR="002B2ED8" w:rsidRDefault="00000000">
      <w:pPr>
        <w:pStyle w:val="TOC2"/>
        <w:tabs>
          <w:tab w:val="left" w:pos="880"/>
          <w:tab w:val="right" w:leader="dot" w:pos="9350"/>
        </w:tabs>
        <w:rPr>
          <w:rFonts w:asciiTheme="minorHAnsi" w:eastAsiaTheme="minorEastAsia" w:hAnsiTheme="minorHAnsi"/>
          <w:noProof/>
          <w:sz w:val="22"/>
        </w:rPr>
      </w:pPr>
      <w:hyperlink w:anchor="_Toc109421159" w:history="1">
        <w:r w:rsidR="002B2ED8" w:rsidRPr="00031253">
          <w:rPr>
            <w:rStyle w:val="Hyperlink"/>
            <w:noProof/>
          </w:rPr>
          <w:t>2.5.</w:t>
        </w:r>
        <w:r w:rsidR="002B2ED8">
          <w:rPr>
            <w:rFonts w:asciiTheme="minorHAnsi" w:eastAsiaTheme="minorEastAsia" w:hAnsiTheme="minorHAnsi"/>
            <w:noProof/>
            <w:sz w:val="22"/>
          </w:rPr>
          <w:tab/>
        </w:r>
        <w:r w:rsidR="002B2ED8" w:rsidRPr="00031253">
          <w:rPr>
            <w:rStyle w:val="Hyperlink"/>
            <w:noProof/>
          </w:rPr>
          <w:t>PYTHON</w:t>
        </w:r>
        <w:r w:rsidR="002B2ED8">
          <w:rPr>
            <w:noProof/>
            <w:webHidden/>
          </w:rPr>
          <w:tab/>
        </w:r>
        <w:r w:rsidR="002B2ED8">
          <w:rPr>
            <w:noProof/>
            <w:webHidden/>
          </w:rPr>
          <w:fldChar w:fldCharType="begin"/>
        </w:r>
        <w:r w:rsidR="002B2ED8">
          <w:rPr>
            <w:noProof/>
            <w:webHidden/>
          </w:rPr>
          <w:instrText xml:space="preserve"> PAGEREF _Toc109421159 \h </w:instrText>
        </w:r>
        <w:r w:rsidR="002B2ED8">
          <w:rPr>
            <w:noProof/>
            <w:webHidden/>
          </w:rPr>
        </w:r>
        <w:r w:rsidR="002B2ED8">
          <w:rPr>
            <w:noProof/>
            <w:webHidden/>
          </w:rPr>
          <w:fldChar w:fldCharType="separate"/>
        </w:r>
        <w:r w:rsidR="002B2ED8">
          <w:rPr>
            <w:noProof/>
            <w:webHidden/>
          </w:rPr>
          <w:t>18</w:t>
        </w:r>
        <w:r w:rsidR="002B2ED8">
          <w:rPr>
            <w:noProof/>
            <w:webHidden/>
          </w:rPr>
          <w:fldChar w:fldCharType="end"/>
        </w:r>
      </w:hyperlink>
    </w:p>
    <w:p w14:paraId="1D3B9139" w14:textId="2F78F106" w:rsidR="002B2ED8" w:rsidRDefault="00000000">
      <w:pPr>
        <w:pStyle w:val="TOC3"/>
        <w:tabs>
          <w:tab w:val="left" w:pos="1320"/>
          <w:tab w:val="right" w:leader="dot" w:pos="9350"/>
        </w:tabs>
        <w:rPr>
          <w:rFonts w:asciiTheme="minorHAnsi" w:eastAsiaTheme="minorEastAsia" w:hAnsiTheme="minorHAnsi"/>
          <w:noProof/>
          <w:sz w:val="22"/>
        </w:rPr>
      </w:pPr>
      <w:hyperlink w:anchor="_Toc109421160" w:history="1">
        <w:r w:rsidR="002B2ED8" w:rsidRPr="00031253">
          <w:rPr>
            <w:rStyle w:val="Hyperlink"/>
            <w:noProof/>
          </w:rPr>
          <w:t>2.5.1.</w:t>
        </w:r>
        <w:r w:rsidR="002B2ED8">
          <w:rPr>
            <w:rFonts w:asciiTheme="minorHAnsi" w:eastAsiaTheme="minorEastAsia" w:hAnsiTheme="minorHAnsi"/>
            <w:noProof/>
            <w:sz w:val="22"/>
          </w:rPr>
          <w:tab/>
        </w:r>
        <w:r w:rsidR="002B2ED8" w:rsidRPr="00031253">
          <w:rPr>
            <w:rStyle w:val="Hyperlink"/>
            <w:noProof/>
          </w:rPr>
          <w:t>PYTHON IN NATURAL LANGUAGE PROCESSING</w:t>
        </w:r>
        <w:r w:rsidR="002B2ED8">
          <w:rPr>
            <w:noProof/>
            <w:webHidden/>
          </w:rPr>
          <w:tab/>
        </w:r>
        <w:r w:rsidR="002B2ED8">
          <w:rPr>
            <w:noProof/>
            <w:webHidden/>
          </w:rPr>
          <w:fldChar w:fldCharType="begin"/>
        </w:r>
        <w:r w:rsidR="002B2ED8">
          <w:rPr>
            <w:noProof/>
            <w:webHidden/>
          </w:rPr>
          <w:instrText xml:space="preserve"> PAGEREF _Toc109421160 \h </w:instrText>
        </w:r>
        <w:r w:rsidR="002B2ED8">
          <w:rPr>
            <w:noProof/>
            <w:webHidden/>
          </w:rPr>
        </w:r>
        <w:r w:rsidR="002B2ED8">
          <w:rPr>
            <w:noProof/>
            <w:webHidden/>
          </w:rPr>
          <w:fldChar w:fldCharType="separate"/>
        </w:r>
        <w:r w:rsidR="002B2ED8">
          <w:rPr>
            <w:noProof/>
            <w:webHidden/>
          </w:rPr>
          <w:t>19</w:t>
        </w:r>
        <w:r w:rsidR="002B2ED8">
          <w:rPr>
            <w:noProof/>
            <w:webHidden/>
          </w:rPr>
          <w:fldChar w:fldCharType="end"/>
        </w:r>
      </w:hyperlink>
    </w:p>
    <w:p w14:paraId="113EF680" w14:textId="7E452951" w:rsidR="002B2ED8" w:rsidRDefault="00000000">
      <w:pPr>
        <w:pStyle w:val="TOC3"/>
        <w:tabs>
          <w:tab w:val="left" w:pos="1320"/>
          <w:tab w:val="right" w:leader="dot" w:pos="9350"/>
        </w:tabs>
        <w:rPr>
          <w:rFonts w:asciiTheme="minorHAnsi" w:eastAsiaTheme="minorEastAsia" w:hAnsiTheme="minorHAnsi"/>
          <w:noProof/>
          <w:sz w:val="22"/>
        </w:rPr>
      </w:pPr>
      <w:hyperlink w:anchor="_Toc109421161" w:history="1">
        <w:r w:rsidR="002B2ED8" w:rsidRPr="00031253">
          <w:rPr>
            <w:rStyle w:val="Hyperlink"/>
            <w:noProof/>
          </w:rPr>
          <w:t>2.5.2.</w:t>
        </w:r>
        <w:r w:rsidR="002B2ED8">
          <w:rPr>
            <w:rFonts w:asciiTheme="minorHAnsi" w:eastAsiaTheme="minorEastAsia" w:hAnsiTheme="minorHAnsi"/>
            <w:noProof/>
            <w:sz w:val="22"/>
          </w:rPr>
          <w:tab/>
        </w:r>
        <w:r w:rsidR="002B2ED8" w:rsidRPr="00031253">
          <w:rPr>
            <w:rStyle w:val="Hyperlink"/>
            <w:noProof/>
          </w:rPr>
          <w:t>PYTHON IN SPEECH-TO-TEXT RECOGNITION</w:t>
        </w:r>
        <w:r w:rsidR="002B2ED8">
          <w:rPr>
            <w:noProof/>
            <w:webHidden/>
          </w:rPr>
          <w:tab/>
        </w:r>
        <w:r w:rsidR="002B2ED8">
          <w:rPr>
            <w:noProof/>
            <w:webHidden/>
          </w:rPr>
          <w:fldChar w:fldCharType="begin"/>
        </w:r>
        <w:r w:rsidR="002B2ED8">
          <w:rPr>
            <w:noProof/>
            <w:webHidden/>
          </w:rPr>
          <w:instrText xml:space="preserve"> PAGEREF _Toc109421161 \h </w:instrText>
        </w:r>
        <w:r w:rsidR="002B2ED8">
          <w:rPr>
            <w:noProof/>
            <w:webHidden/>
          </w:rPr>
        </w:r>
        <w:r w:rsidR="002B2ED8">
          <w:rPr>
            <w:noProof/>
            <w:webHidden/>
          </w:rPr>
          <w:fldChar w:fldCharType="separate"/>
        </w:r>
        <w:r w:rsidR="002B2ED8">
          <w:rPr>
            <w:noProof/>
            <w:webHidden/>
          </w:rPr>
          <w:t>19</w:t>
        </w:r>
        <w:r w:rsidR="002B2ED8">
          <w:rPr>
            <w:noProof/>
            <w:webHidden/>
          </w:rPr>
          <w:fldChar w:fldCharType="end"/>
        </w:r>
      </w:hyperlink>
    </w:p>
    <w:p w14:paraId="37834838" w14:textId="32DFB6A0" w:rsidR="002B2ED8" w:rsidRDefault="00000000">
      <w:pPr>
        <w:pStyle w:val="TOC2"/>
        <w:tabs>
          <w:tab w:val="left" w:pos="880"/>
          <w:tab w:val="right" w:leader="dot" w:pos="9350"/>
        </w:tabs>
        <w:rPr>
          <w:rFonts w:asciiTheme="minorHAnsi" w:eastAsiaTheme="minorEastAsia" w:hAnsiTheme="minorHAnsi"/>
          <w:noProof/>
          <w:sz w:val="22"/>
        </w:rPr>
      </w:pPr>
      <w:hyperlink w:anchor="_Toc109421162" w:history="1">
        <w:r w:rsidR="002B2ED8" w:rsidRPr="00031253">
          <w:rPr>
            <w:rStyle w:val="Hyperlink"/>
            <w:noProof/>
          </w:rPr>
          <w:t>2.6.</w:t>
        </w:r>
        <w:r w:rsidR="002B2ED8">
          <w:rPr>
            <w:rFonts w:asciiTheme="minorHAnsi" w:eastAsiaTheme="minorEastAsia" w:hAnsiTheme="minorHAnsi"/>
            <w:noProof/>
            <w:sz w:val="22"/>
          </w:rPr>
          <w:tab/>
        </w:r>
        <w:r w:rsidR="002B2ED8" w:rsidRPr="00031253">
          <w:rPr>
            <w:rStyle w:val="Hyperlink"/>
            <w:noProof/>
          </w:rPr>
          <w:t>REVIEW OF EXISTING SYSTEMS</w:t>
        </w:r>
        <w:r w:rsidR="002B2ED8">
          <w:rPr>
            <w:noProof/>
            <w:webHidden/>
          </w:rPr>
          <w:tab/>
        </w:r>
        <w:r w:rsidR="002B2ED8">
          <w:rPr>
            <w:noProof/>
            <w:webHidden/>
          </w:rPr>
          <w:fldChar w:fldCharType="begin"/>
        </w:r>
        <w:r w:rsidR="002B2ED8">
          <w:rPr>
            <w:noProof/>
            <w:webHidden/>
          </w:rPr>
          <w:instrText xml:space="preserve"> PAGEREF _Toc109421162 \h </w:instrText>
        </w:r>
        <w:r w:rsidR="002B2ED8">
          <w:rPr>
            <w:noProof/>
            <w:webHidden/>
          </w:rPr>
        </w:r>
        <w:r w:rsidR="002B2ED8">
          <w:rPr>
            <w:noProof/>
            <w:webHidden/>
          </w:rPr>
          <w:fldChar w:fldCharType="separate"/>
        </w:r>
        <w:r w:rsidR="002B2ED8">
          <w:rPr>
            <w:noProof/>
            <w:webHidden/>
          </w:rPr>
          <w:t>20</w:t>
        </w:r>
        <w:r w:rsidR="002B2ED8">
          <w:rPr>
            <w:noProof/>
            <w:webHidden/>
          </w:rPr>
          <w:fldChar w:fldCharType="end"/>
        </w:r>
      </w:hyperlink>
    </w:p>
    <w:p w14:paraId="42765D44" w14:textId="2D613FB9" w:rsidR="002B2ED8" w:rsidRDefault="00000000">
      <w:pPr>
        <w:pStyle w:val="TOC3"/>
        <w:tabs>
          <w:tab w:val="left" w:pos="1320"/>
          <w:tab w:val="right" w:leader="dot" w:pos="9350"/>
        </w:tabs>
        <w:rPr>
          <w:rFonts w:asciiTheme="minorHAnsi" w:eastAsiaTheme="minorEastAsia" w:hAnsiTheme="minorHAnsi"/>
          <w:noProof/>
          <w:sz w:val="22"/>
        </w:rPr>
      </w:pPr>
      <w:hyperlink w:anchor="_Toc109421163" w:history="1">
        <w:r w:rsidR="002B2ED8" w:rsidRPr="00031253">
          <w:rPr>
            <w:rStyle w:val="Hyperlink"/>
            <w:noProof/>
          </w:rPr>
          <w:t>2.6.1.</w:t>
        </w:r>
        <w:r w:rsidR="002B2ED8">
          <w:rPr>
            <w:rFonts w:asciiTheme="minorHAnsi" w:eastAsiaTheme="minorEastAsia" w:hAnsiTheme="minorHAnsi"/>
            <w:noProof/>
            <w:sz w:val="22"/>
          </w:rPr>
          <w:tab/>
        </w:r>
        <w:r w:rsidR="002B2ED8" w:rsidRPr="00031253">
          <w:rPr>
            <w:rStyle w:val="Hyperlink"/>
            <w:noProof/>
          </w:rPr>
          <w:t>YOU VERSION BIBLE APPLICATION</w:t>
        </w:r>
        <w:r w:rsidR="002B2ED8">
          <w:rPr>
            <w:noProof/>
            <w:webHidden/>
          </w:rPr>
          <w:tab/>
        </w:r>
        <w:r w:rsidR="002B2ED8">
          <w:rPr>
            <w:noProof/>
            <w:webHidden/>
          </w:rPr>
          <w:fldChar w:fldCharType="begin"/>
        </w:r>
        <w:r w:rsidR="002B2ED8">
          <w:rPr>
            <w:noProof/>
            <w:webHidden/>
          </w:rPr>
          <w:instrText xml:space="preserve"> PAGEREF _Toc109421163 \h </w:instrText>
        </w:r>
        <w:r w:rsidR="002B2ED8">
          <w:rPr>
            <w:noProof/>
            <w:webHidden/>
          </w:rPr>
        </w:r>
        <w:r w:rsidR="002B2ED8">
          <w:rPr>
            <w:noProof/>
            <w:webHidden/>
          </w:rPr>
          <w:fldChar w:fldCharType="separate"/>
        </w:r>
        <w:r w:rsidR="002B2ED8">
          <w:rPr>
            <w:noProof/>
            <w:webHidden/>
          </w:rPr>
          <w:t>20</w:t>
        </w:r>
        <w:r w:rsidR="002B2ED8">
          <w:rPr>
            <w:noProof/>
            <w:webHidden/>
          </w:rPr>
          <w:fldChar w:fldCharType="end"/>
        </w:r>
      </w:hyperlink>
    </w:p>
    <w:p w14:paraId="51E4DA23" w14:textId="308410B0" w:rsidR="002B2ED8" w:rsidRDefault="00000000">
      <w:pPr>
        <w:pStyle w:val="TOC3"/>
        <w:tabs>
          <w:tab w:val="left" w:pos="1320"/>
          <w:tab w:val="right" w:leader="dot" w:pos="9350"/>
        </w:tabs>
        <w:rPr>
          <w:rFonts w:asciiTheme="minorHAnsi" w:eastAsiaTheme="minorEastAsia" w:hAnsiTheme="minorHAnsi"/>
          <w:noProof/>
          <w:sz w:val="22"/>
        </w:rPr>
      </w:pPr>
      <w:hyperlink w:anchor="_Toc109421164" w:history="1">
        <w:r w:rsidR="002B2ED8" w:rsidRPr="00031253">
          <w:rPr>
            <w:rStyle w:val="Hyperlink"/>
            <w:noProof/>
          </w:rPr>
          <w:t>2.6.2.</w:t>
        </w:r>
        <w:r w:rsidR="002B2ED8">
          <w:rPr>
            <w:rFonts w:asciiTheme="minorHAnsi" w:eastAsiaTheme="minorEastAsia" w:hAnsiTheme="minorHAnsi"/>
            <w:noProof/>
            <w:sz w:val="22"/>
          </w:rPr>
          <w:tab/>
        </w:r>
        <w:r w:rsidR="002B2ED8" w:rsidRPr="00031253">
          <w:rPr>
            <w:rStyle w:val="Hyperlink"/>
            <w:noProof/>
          </w:rPr>
          <w:t>BLUE LETTER BIBLE APPLICATION</w:t>
        </w:r>
        <w:r w:rsidR="002B2ED8">
          <w:rPr>
            <w:noProof/>
            <w:webHidden/>
          </w:rPr>
          <w:tab/>
        </w:r>
        <w:r w:rsidR="002B2ED8">
          <w:rPr>
            <w:noProof/>
            <w:webHidden/>
          </w:rPr>
          <w:fldChar w:fldCharType="begin"/>
        </w:r>
        <w:r w:rsidR="002B2ED8">
          <w:rPr>
            <w:noProof/>
            <w:webHidden/>
          </w:rPr>
          <w:instrText xml:space="preserve"> PAGEREF _Toc109421164 \h </w:instrText>
        </w:r>
        <w:r w:rsidR="002B2ED8">
          <w:rPr>
            <w:noProof/>
            <w:webHidden/>
          </w:rPr>
        </w:r>
        <w:r w:rsidR="002B2ED8">
          <w:rPr>
            <w:noProof/>
            <w:webHidden/>
          </w:rPr>
          <w:fldChar w:fldCharType="separate"/>
        </w:r>
        <w:r w:rsidR="002B2ED8">
          <w:rPr>
            <w:noProof/>
            <w:webHidden/>
          </w:rPr>
          <w:t>21</w:t>
        </w:r>
        <w:r w:rsidR="002B2ED8">
          <w:rPr>
            <w:noProof/>
            <w:webHidden/>
          </w:rPr>
          <w:fldChar w:fldCharType="end"/>
        </w:r>
      </w:hyperlink>
    </w:p>
    <w:p w14:paraId="539141C9" w14:textId="077510A6" w:rsidR="002B2ED8" w:rsidRDefault="00000000">
      <w:pPr>
        <w:pStyle w:val="TOC3"/>
        <w:tabs>
          <w:tab w:val="left" w:pos="1320"/>
          <w:tab w:val="right" w:leader="dot" w:pos="9350"/>
        </w:tabs>
        <w:rPr>
          <w:rFonts w:asciiTheme="minorHAnsi" w:eastAsiaTheme="minorEastAsia" w:hAnsiTheme="minorHAnsi"/>
          <w:noProof/>
          <w:sz w:val="22"/>
        </w:rPr>
      </w:pPr>
      <w:hyperlink w:anchor="_Toc109421165" w:history="1">
        <w:r w:rsidR="002B2ED8" w:rsidRPr="00031253">
          <w:rPr>
            <w:rStyle w:val="Hyperlink"/>
            <w:noProof/>
          </w:rPr>
          <w:t>2.6.3.</w:t>
        </w:r>
        <w:r w:rsidR="002B2ED8">
          <w:rPr>
            <w:rFonts w:asciiTheme="minorHAnsi" w:eastAsiaTheme="minorEastAsia" w:hAnsiTheme="minorHAnsi"/>
            <w:noProof/>
            <w:sz w:val="22"/>
          </w:rPr>
          <w:tab/>
        </w:r>
        <w:r w:rsidR="002B2ED8" w:rsidRPr="00031253">
          <w:rPr>
            <w:rStyle w:val="Hyperlink"/>
            <w:noProof/>
          </w:rPr>
          <w:t>OLIVE TREE BIBLE SOFTWARE</w:t>
        </w:r>
        <w:r w:rsidR="002B2ED8">
          <w:rPr>
            <w:noProof/>
            <w:webHidden/>
          </w:rPr>
          <w:tab/>
        </w:r>
        <w:r w:rsidR="002B2ED8">
          <w:rPr>
            <w:noProof/>
            <w:webHidden/>
          </w:rPr>
          <w:fldChar w:fldCharType="begin"/>
        </w:r>
        <w:r w:rsidR="002B2ED8">
          <w:rPr>
            <w:noProof/>
            <w:webHidden/>
          </w:rPr>
          <w:instrText xml:space="preserve"> PAGEREF _Toc109421165 \h </w:instrText>
        </w:r>
        <w:r w:rsidR="002B2ED8">
          <w:rPr>
            <w:noProof/>
            <w:webHidden/>
          </w:rPr>
        </w:r>
        <w:r w:rsidR="002B2ED8">
          <w:rPr>
            <w:noProof/>
            <w:webHidden/>
          </w:rPr>
          <w:fldChar w:fldCharType="separate"/>
        </w:r>
        <w:r w:rsidR="002B2ED8">
          <w:rPr>
            <w:noProof/>
            <w:webHidden/>
          </w:rPr>
          <w:t>21</w:t>
        </w:r>
        <w:r w:rsidR="002B2ED8">
          <w:rPr>
            <w:noProof/>
            <w:webHidden/>
          </w:rPr>
          <w:fldChar w:fldCharType="end"/>
        </w:r>
      </w:hyperlink>
    </w:p>
    <w:p w14:paraId="0695AA65" w14:textId="715DE7F9" w:rsidR="002B2ED8" w:rsidRDefault="00000000">
      <w:pPr>
        <w:pStyle w:val="TOC3"/>
        <w:tabs>
          <w:tab w:val="left" w:pos="1320"/>
          <w:tab w:val="right" w:leader="dot" w:pos="9350"/>
        </w:tabs>
        <w:rPr>
          <w:rFonts w:asciiTheme="minorHAnsi" w:eastAsiaTheme="minorEastAsia" w:hAnsiTheme="minorHAnsi"/>
          <w:noProof/>
          <w:sz w:val="22"/>
        </w:rPr>
      </w:pPr>
      <w:hyperlink w:anchor="_Toc109421166" w:history="1">
        <w:r w:rsidR="002B2ED8" w:rsidRPr="00031253">
          <w:rPr>
            <w:rStyle w:val="Hyperlink"/>
            <w:noProof/>
          </w:rPr>
          <w:t>2.6.4.</w:t>
        </w:r>
        <w:r w:rsidR="002B2ED8">
          <w:rPr>
            <w:rFonts w:asciiTheme="minorHAnsi" w:eastAsiaTheme="minorEastAsia" w:hAnsiTheme="minorHAnsi"/>
            <w:noProof/>
            <w:sz w:val="22"/>
          </w:rPr>
          <w:tab/>
        </w:r>
        <w:r w:rsidR="002B2ED8" w:rsidRPr="00031253">
          <w:rPr>
            <w:rStyle w:val="Hyperlink"/>
            <w:noProof/>
          </w:rPr>
          <w:t>ACCORDANCE BIBLE APPLICATION</w:t>
        </w:r>
        <w:r w:rsidR="002B2ED8">
          <w:rPr>
            <w:noProof/>
            <w:webHidden/>
          </w:rPr>
          <w:tab/>
        </w:r>
        <w:r w:rsidR="002B2ED8">
          <w:rPr>
            <w:noProof/>
            <w:webHidden/>
          </w:rPr>
          <w:fldChar w:fldCharType="begin"/>
        </w:r>
        <w:r w:rsidR="002B2ED8">
          <w:rPr>
            <w:noProof/>
            <w:webHidden/>
          </w:rPr>
          <w:instrText xml:space="preserve"> PAGEREF _Toc109421166 \h </w:instrText>
        </w:r>
        <w:r w:rsidR="002B2ED8">
          <w:rPr>
            <w:noProof/>
            <w:webHidden/>
          </w:rPr>
        </w:r>
        <w:r w:rsidR="002B2ED8">
          <w:rPr>
            <w:noProof/>
            <w:webHidden/>
          </w:rPr>
          <w:fldChar w:fldCharType="separate"/>
        </w:r>
        <w:r w:rsidR="002B2ED8">
          <w:rPr>
            <w:noProof/>
            <w:webHidden/>
          </w:rPr>
          <w:t>23</w:t>
        </w:r>
        <w:r w:rsidR="002B2ED8">
          <w:rPr>
            <w:noProof/>
            <w:webHidden/>
          </w:rPr>
          <w:fldChar w:fldCharType="end"/>
        </w:r>
      </w:hyperlink>
    </w:p>
    <w:p w14:paraId="136BF8A7" w14:textId="04042F19" w:rsidR="002B2ED8" w:rsidRDefault="00000000">
      <w:pPr>
        <w:pStyle w:val="TOC1"/>
        <w:tabs>
          <w:tab w:val="right" w:leader="dot" w:pos="9350"/>
        </w:tabs>
        <w:rPr>
          <w:rFonts w:asciiTheme="minorHAnsi" w:eastAsiaTheme="minorEastAsia" w:hAnsiTheme="minorHAnsi"/>
          <w:b w:val="0"/>
          <w:noProof/>
          <w:sz w:val="22"/>
        </w:rPr>
      </w:pPr>
      <w:hyperlink w:anchor="_Toc109421167" w:history="1">
        <w:r w:rsidR="002B2ED8" w:rsidRPr="00031253">
          <w:rPr>
            <w:rStyle w:val="Hyperlink"/>
            <w:noProof/>
          </w:rPr>
          <w:t>CHAPTER THREE</w:t>
        </w:r>
        <w:r w:rsidR="002B2ED8">
          <w:rPr>
            <w:rStyle w:val="Hyperlink"/>
            <w:noProof/>
          </w:rPr>
          <w:t>:</w:t>
        </w:r>
        <w:r w:rsidR="002B2ED8" w:rsidRPr="002B2ED8">
          <w:t xml:space="preserve"> </w:t>
        </w:r>
        <w:r w:rsidR="002B2ED8" w:rsidRPr="002B2ED8">
          <w:rPr>
            <w:rStyle w:val="Hyperlink"/>
            <w:noProof/>
          </w:rPr>
          <w:t>SYSTEM ANALYSIS AND DESIGN</w:t>
        </w:r>
        <w:r w:rsidR="002B2ED8">
          <w:rPr>
            <w:noProof/>
            <w:webHidden/>
          </w:rPr>
          <w:tab/>
        </w:r>
        <w:r w:rsidR="002B2ED8">
          <w:rPr>
            <w:noProof/>
            <w:webHidden/>
          </w:rPr>
          <w:fldChar w:fldCharType="begin"/>
        </w:r>
        <w:r w:rsidR="002B2ED8">
          <w:rPr>
            <w:noProof/>
            <w:webHidden/>
          </w:rPr>
          <w:instrText xml:space="preserve"> PAGEREF _Toc109421167 \h </w:instrText>
        </w:r>
        <w:r w:rsidR="002B2ED8">
          <w:rPr>
            <w:noProof/>
            <w:webHidden/>
          </w:rPr>
        </w:r>
        <w:r w:rsidR="002B2ED8">
          <w:rPr>
            <w:noProof/>
            <w:webHidden/>
          </w:rPr>
          <w:fldChar w:fldCharType="separate"/>
        </w:r>
        <w:r w:rsidR="002B2ED8">
          <w:rPr>
            <w:noProof/>
            <w:webHidden/>
          </w:rPr>
          <w:t>25</w:t>
        </w:r>
        <w:r w:rsidR="002B2ED8">
          <w:rPr>
            <w:noProof/>
            <w:webHidden/>
          </w:rPr>
          <w:fldChar w:fldCharType="end"/>
        </w:r>
      </w:hyperlink>
    </w:p>
    <w:p w14:paraId="302EE075" w14:textId="3B529DB0" w:rsidR="002B2ED8" w:rsidRDefault="00000000">
      <w:pPr>
        <w:pStyle w:val="TOC2"/>
        <w:tabs>
          <w:tab w:val="left" w:pos="880"/>
          <w:tab w:val="right" w:leader="dot" w:pos="9350"/>
        </w:tabs>
        <w:rPr>
          <w:rFonts w:asciiTheme="minorHAnsi" w:eastAsiaTheme="minorEastAsia" w:hAnsiTheme="minorHAnsi"/>
          <w:noProof/>
          <w:sz w:val="22"/>
        </w:rPr>
      </w:pPr>
      <w:hyperlink w:anchor="_Toc109421169" w:history="1">
        <w:r w:rsidR="002B2ED8" w:rsidRPr="00031253">
          <w:rPr>
            <w:rStyle w:val="Hyperlink"/>
            <w:noProof/>
          </w:rPr>
          <w:t>3.1.</w:t>
        </w:r>
        <w:r w:rsidR="002B2ED8">
          <w:rPr>
            <w:rFonts w:asciiTheme="minorHAnsi" w:eastAsiaTheme="minorEastAsia" w:hAnsiTheme="minorHAnsi"/>
            <w:noProof/>
            <w:sz w:val="22"/>
          </w:rPr>
          <w:tab/>
        </w:r>
        <w:r w:rsidR="002B2ED8" w:rsidRPr="00031253">
          <w:rPr>
            <w:rStyle w:val="Hyperlink"/>
            <w:noProof/>
          </w:rPr>
          <w:t>INTRODUCTION</w:t>
        </w:r>
        <w:r w:rsidR="002B2ED8">
          <w:rPr>
            <w:noProof/>
            <w:webHidden/>
          </w:rPr>
          <w:tab/>
        </w:r>
        <w:r w:rsidR="002B2ED8">
          <w:rPr>
            <w:noProof/>
            <w:webHidden/>
          </w:rPr>
          <w:fldChar w:fldCharType="begin"/>
        </w:r>
        <w:r w:rsidR="002B2ED8">
          <w:rPr>
            <w:noProof/>
            <w:webHidden/>
          </w:rPr>
          <w:instrText xml:space="preserve"> PAGEREF _Toc109421169 \h </w:instrText>
        </w:r>
        <w:r w:rsidR="002B2ED8">
          <w:rPr>
            <w:noProof/>
            <w:webHidden/>
          </w:rPr>
        </w:r>
        <w:r w:rsidR="002B2ED8">
          <w:rPr>
            <w:noProof/>
            <w:webHidden/>
          </w:rPr>
          <w:fldChar w:fldCharType="separate"/>
        </w:r>
        <w:r w:rsidR="002B2ED8">
          <w:rPr>
            <w:noProof/>
            <w:webHidden/>
          </w:rPr>
          <w:t>25</w:t>
        </w:r>
        <w:r w:rsidR="002B2ED8">
          <w:rPr>
            <w:noProof/>
            <w:webHidden/>
          </w:rPr>
          <w:fldChar w:fldCharType="end"/>
        </w:r>
      </w:hyperlink>
    </w:p>
    <w:p w14:paraId="1165AE6A" w14:textId="5AA10CDA" w:rsidR="002B2ED8" w:rsidRDefault="00000000">
      <w:pPr>
        <w:pStyle w:val="TOC2"/>
        <w:tabs>
          <w:tab w:val="left" w:pos="880"/>
          <w:tab w:val="right" w:leader="dot" w:pos="9350"/>
        </w:tabs>
        <w:rPr>
          <w:rFonts w:asciiTheme="minorHAnsi" w:eastAsiaTheme="minorEastAsia" w:hAnsiTheme="minorHAnsi"/>
          <w:noProof/>
          <w:sz w:val="22"/>
        </w:rPr>
      </w:pPr>
      <w:hyperlink w:anchor="_Toc109421170" w:history="1">
        <w:r w:rsidR="002B2ED8" w:rsidRPr="00031253">
          <w:rPr>
            <w:rStyle w:val="Hyperlink"/>
            <w:noProof/>
          </w:rPr>
          <w:t>3.2.</w:t>
        </w:r>
        <w:r w:rsidR="002B2ED8">
          <w:rPr>
            <w:rFonts w:asciiTheme="minorHAnsi" w:eastAsiaTheme="minorEastAsia" w:hAnsiTheme="minorHAnsi"/>
            <w:noProof/>
            <w:sz w:val="22"/>
          </w:rPr>
          <w:tab/>
        </w:r>
        <w:r w:rsidR="002B2ED8" w:rsidRPr="00031253">
          <w:rPr>
            <w:rStyle w:val="Hyperlink"/>
            <w:noProof/>
          </w:rPr>
          <w:t>SYSTEM ARCHITECTURE</w:t>
        </w:r>
        <w:r w:rsidR="002B2ED8">
          <w:rPr>
            <w:noProof/>
            <w:webHidden/>
          </w:rPr>
          <w:tab/>
        </w:r>
        <w:r w:rsidR="002B2ED8">
          <w:rPr>
            <w:noProof/>
            <w:webHidden/>
          </w:rPr>
          <w:fldChar w:fldCharType="begin"/>
        </w:r>
        <w:r w:rsidR="002B2ED8">
          <w:rPr>
            <w:noProof/>
            <w:webHidden/>
          </w:rPr>
          <w:instrText xml:space="preserve"> PAGEREF _Toc109421170 \h </w:instrText>
        </w:r>
        <w:r w:rsidR="002B2ED8">
          <w:rPr>
            <w:noProof/>
            <w:webHidden/>
          </w:rPr>
        </w:r>
        <w:r w:rsidR="002B2ED8">
          <w:rPr>
            <w:noProof/>
            <w:webHidden/>
          </w:rPr>
          <w:fldChar w:fldCharType="separate"/>
        </w:r>
        <w:r w:rsidR="002B2ED8">
          <w:rPr>
            <w:noProof/>
            <w:webHidden/>
          </w:rPr>
          <w:t>25</w:t>
        </w:r>
        <w:r w:rsidR="002B2ED8">
          <w:rPr>
            <w:noProof/>
            <w:webHidden/>
          </w:rPr>
          <w:fldChar w:fldCharType="end"/>
        </w:r>
      </w:hyperlink>
    </w:p>
    <w:p w14:paraId="04E0DE0C" w14:textId="7A280039" w:rsidR="002B2ED8" w:rsidRDefault="00000000">
      <w:pPr>
        <w:pStyle w:val="TOC2"/>
        <w:tabs>
          <w:tab w:val="left" w:pos="880"/>
          <w:tab w:val="right" w:leader="dot" w:pos="9350"/>
        </w:tabs>
        <w:rPr>
          <w:rFonts w:asciiTheme="minorHAnsi" w:eastAsiaTheme="minorEastAsia" w:hAnsiTheme="minorHAnsi"/>
          <w:noProof/>
          <w:sz w:val="22"/>
        </w:rPr>
      </w:pPr>
      <w:hyperlink w:anchor="_Toc109421171" w:history="1">
        <w:r w:rsidR="002B2ED8" w:rsidRPr="00031253">
          <w:rPr>
            <w:rStyle w:val="Hyperlink"/>
            <w:noProof/>
          </w:rPr>
          <w:t>3.3.</w:t>
        </w:r>
        <w:r w:rsidR="002B2ED8">
          <w:rPr>
            <w:rFonts w:asciiTheme="minorHAnsi" w:eastAsiaTheme="minorEastAsia" w:hAnsiTheme="minorHAnsi"/>
            <w:noProof/>
            <w:sz w:val="22"/>
          </w:rPr>
          <w:tab/>
        </w:r>
        <w:r w:rsidR="002B2ED8" w:rsidRPr="00031253">
          <w:rPr>
            <w:rStyle w:val="Hyperlink"/>
            <w:noProof/>
          </w:rPr>
          <w:t>SYSTEM REQUIREMENTS</w:t>
        </w:r>
        <w:r w:rsidR="002B2ED8">
          <w:rPr>
            <w:noProof/>
            <w:webHidden/>
          </w:rPr>
          <w:tab/>
        </w:r>
        <w:r w:rsidR="002B2ED8">
          <w:rPr>
            <w:noProof/>
            <w:webHidden/>
          </w:rPr>
          <w:fldChar w:fldCharType="begin"/>
        </w:r>
        <w:r w:rsidR="002B2ED8">
          <w:rPr>
            <w:noProof/>
            <w:webHidden/>
          </w:rPr>
          <w:instrText xml:space="preserve"> PAGEREF _Toc109421171 \h </w:instrText>
        </w:r>
        <w:r w:rsidR="002B2ED8">
          <w:rPr>
            <w:noProof/>
            <w:webHidden/>
          </w:rPr>
        </w:r>
        <w:r w:rsidR="002B2ED8">
          <w:rPr>
            <w:noProof/>
            <w:webHidden/>
          </w:rPr>
          <w:fldChar w:fldCharType="separate"/>
        </w:r>
        <w:r w:rsidR="002B2ED8">
          <w:rPr>
            <w:noProof/>
            <w:webHidden/>
          </w:rPr>
          <w:t>26</w:t>
        </w:r>
        <w:r w:rsidR="002B2ED8">
          <w:rPr>
            <w:noProof/>
            <w:webHidden/>
          </w:rPr>
          <w:fldChar w:fldCharType="end"/>
        </w:r>
      </w:hyperlink>
    </w:p>
    <w:p w14:paraId="41B3150D" w14:textId="5C314B5F" w:rsidR="002B2ED8" w:rsidRDefault="00000000">
      <w:pPr>
        <w:pStyle w:val="TOC3"/>
        <w:tabs>
          <w:tab w:val="left" w:pos="1320"/>
          <w:tab w:val="right" w:leader="dot" w:pos="9350"/>
        </w:tabs>
        <w:rPr>
          <w:rFonts w:asciiTheme="minorHAnsi" w:eastAsiaTheme="minorEastAsia" w:hAnsiTheme="minorHAnsi"/>
          <w:noProof/>
          <w:sz w:val="22"/>
        </w:rPr>
      </w:pPr>
      <w:hyperlink w:anchor="_Toc109421172" w:history="1">
        <w:r w:rsidR="002B2ED8" w:rsidRPr="00031253">
          <w:rPr>
            <w:rStyle w:val="Hyperlink"/>
            <w:noProof/>
          </w:rPr>
          <w:t>3.3.1.</w:t>
        </w:r>
        <w:r w:rsidR="002B2ED8">
          <w:rPr>
            <w:rFonts w:asciiTheme="minorHAnsi" w:eastAsiaTheme="minorEastAsia" w:hAnsiTheme="minorHAnsi"/>
            <w:noProof/>
            <w:sz w:val="22"/>
          </w:rPr>
          <w:tab/>
        </w:r>
        <w:r w:rsidR="002B2ED8" w:rsidRPr="00031253">
          <w:rPr>
            <w:rStyle w:val="Hyperlink"/>
            <w:noProof/>
          </w:rPr>
          <w:t>FUNCTIONAL REQUIREMENT</w:t>
        </w:r>
        <w:r w:rsidR="002B2ED8">
          <w:rPr>
            <w:noProof/>
            <w:webHidden/>
          </w:rPr>
          <w:tab/>
        </w:r>
        <w:r w:rsidR="002B2ED8">
          <w:rPr>
            <w:noProof/>
            <w:webHidden/>
          </w:rPr>
          <w:fldChar w:fldCharType="begin"/>
        </w:r>
        <w:r w:rsidR="002B2ED8">
          <w:rPr>
            <w:noProof/>
            <w:webHidden/>
          </w:rPr>
          <w:instrText xml:space="preserve"> PAGEREF _Toc109421172 \h </w:instrText>
        </w:r>
        <w:r w:rsidR="002B2ED8">
          <w:rPr>
            <w:noProof/>
            <w:webHidden/>
          </w:rPr>
        </w:r>
        <w:r w:rsidR="002B2ED8">
          <w:rPr>
            <w:noProof/>
            <w:webHidden/>
          </w:rPr>
          <w:fldChar w:fldCharType="separate"/>
        </w:r>
        <w:r w:rsidR="002B2ED8">
          <w:rPr>
            <w:noProof/>
            <w:webHidden/>
          </w:rPr>
          <w:t>27</w:t>
        </w:r>
        <w:r w:rsidR="002B2ED8">
          <w:rPr>
            <w:noProof/>
            <w:webHidden/>
          </w:rPr>
          <w:fldChar w:fldCharType="end"/>
        </w:r>
      </w:hyperlink>
    </w:p>
    <w:p w14:paraId="0E3B7163" w14:textId="14C6FA97" w:rsidR="002B2ED8" w:rsidRDefault="00000000">
      <w:pPr>
        <w:pStyle w:val="TOC3"/>
        <w:tabs>
          <w:tab w:val="left" w:pos="1320"/>
          <w:tab w:val="right" w:leader="dot" w:pos="9350"/>
        </w:tabs>
        <w:rPr>
          <w:rFonts w:asciiTheme="minorHAnsi" w:eastAsiaTheme="minorEastAsia" w:hAnsiTheme="minorHAnsi"/>
          <w:noProof/>
          <w:sz w:val="22"/>
        </w:rPr>
      </w:pPr>
      <w:hyperlink w:anchor="_Toc109421173" w:history="1">
        <w:r w:rsidR="002B2ED8" w:rsidRPr="00031253">
          <w:rPr>
            <w:rStyle w:val="Hyperlink"/>
            <w:noProof/>
          </w:rPr>
          <w:t>3.3.2.</w:t>
        </w:r>
        <w:r w:rsidR="002B2ED8">
          <w:rPr>
            <w:rFonts w:asciiTheme="minorHAnsi" w:eastAsiaTheme="minorEastAsia" w:hAnsiTheme="minorHAnsi"/>
            <w:noProof/>
            <w:sz w:val="22"/>
          </w:rPr>
          <w:tab/>
        </w:r>
        <w:r w:rsidR="002B2ED8" w:rsidRPr="00031253">
          <w:rPr>
            <w:rStyle w:val="Hyperlink"/>
            <w:noProof/>
          </w:rPr>
          <w:t>NON-FUNCTIONAL REQUIREMENT</w:t>
        </w:r>
        <w:r w:rsidR="002B2ED8">
          <w:rPr>
            <w:noProof/>
            <w:webHidden/>
          </w:rPr>
          <w:tab/>
        </w:r>
        <w:r w:rsidR="002B2ED8">
          <w:rPr>
            <w:noProof/>
            <w:webHidden/>
          </w:rPr>
          <w:fldChar w:fldCharType="begin"/>
        </w:r>
        <w:r w:rsidR="002B2ED8">
          <w:rPr>
            <w:noProof/>
            <w:webHidden/>
          </w:rPr>
          <w:instrText xml:space="preserve"> PAGEREF _Toc109421173 \h </w:instrText>
        </w:r>
        <w:r w:rsidR="002B2ED8">
          <w:rPr>
            <w:noProof/>
            <w:webHidden/>
          </w:rPr>
        </w:r>
        <w:r w:rsidR="002B2ED8">
          <w:rPr>
            <w:noProof/>
            <w:webHidden/>
          </w:rPr>
          <w:fldChar w:fldCharType="separate"/>
        </w:r>
        <w:r w:rsidR="002B2ED8">
          <w:rPr>
            <w:noProof/>
            <w:webHidden/>
          </w:rPr>
          <w:t>27</w:t>
        </w:r>
        <w:r w:rsidR="002B2ED8">
          <w:rPr>
            <w:noProof/>
            <w:webHidden/>
          </w:rPr>
          <w:fldChar w:fldCharType="end"/>
        </w:r>
      </w:hyperlink>
    </w:p>
    <w:p w14:paraId="19799864" w14:textId="2E83D21A" w:rsidR="002B2ED8" w:rsidRDefault="00000000">
      <w:pPr>
        <w:pStyle w:val="TOC2"/>
        <w:tabs>
          <w:tab w:val="left" w:pos="880"/>
          <w:tab w:val="right" w:leader="dot" w:pos="9350"/>
        </w:tabs>
        <w:rPr>
          <w:rFonts w:asciiTheme="minorHAnsi" w:eastAsiaTheme="minorEastAsia" w:hAnsiTheme="minorHAnsi"/>
          <w:noProof/>
          <w:sz w:val="22"/>
        </w:rPr>
      </w:pPr>
      <w:hyperlink w:anchor="_Toc109421174" w:history="1">
        <w:r w:rsidR="002B2ED8" w:rsidRPr="00031253">
          <w:rPr>
            <w:rStyle w:val="Hyperlink"/>
            <w:noProof/>
          </w:rPr>
          <w:t>3.4.</w:t>
        </w:r>
        <w:r w:rsidR="002B2ED8">
          <w:rPr>
            <w:rFonts w:asciiTheme="minorHAnsi" w:eastAsiaTheme="minorEastAsia" w:hAnsiTheme="minorHAnsi"/>
            <w:noProof/>
            <w:sz w:val="22"/>
          </w:rPr>
          <w:tab/>
        </w:r>
        <w:r w:rsidR="002B2ED8" w:rsidRPr="00031253">
          <w:rPr>
            <w:rStyle w:val="Hyperlink"/>
            <w:noProof/>
          </w:rPr>
          <w:t>SYSTEM DESIGN</w:t>
        </w:r>
        <w:r w:rsidR="002B2ED8">
          <w:rPr>
            <w:noProof/>
            <w:webHidden/>
          </w:rPr>
          <w:tab/>
        </w:r>
        <w:r w:rsidR="002B2ED8">
          <w:rPr>
            <w:noProof/>
            <w:webHidden/>
          </w:rPr>
          <w:fldChar w:fldCharType="begin"/>
        </w:r>
        <w:r w:rsidR="002B2ED8">
          <w:rPr>
            <w:noProof/>
            <w:webHidden/>
          </w:rPr>
          <w:instrText xml:space="preserve"> PAGEREF _Toc109421174 \h </w:instrText>
        </w:r>
        <w:r w:rsidR="002B2ED8">
          <w:rPr>
            <w:noProof/>
            <w:webHidden/>
          </w:rPr>
        </w:r>
        <w:r w:rsidR="002B2ED8">
          <w:rPr>
            <w:noProof/>
            <w:webHidden/>
          </w:rPr>
          <w:fldChar w:fldCharType="separate"/>
        </w:r>
        <w:r w:rsidR="002B2ED8">
          <w:rPr>
            <w:noProof/>
            <w:webHidden/>
          </w:rPr>
          <w:t>28</w:t>
        </w:r>
        <w:r w:rsidR="002B2ED8">
          <w:rPr>
            <w:noProof/>
            <w:webHidden/>
          </w:rPr>
          <w:fldChar w:fldCharType="end"/>
        </w:r>
      </w:hyperlink>
    </w:p>
    <w:p w14:paraId="68D7FB5C" w14:textId="307D28AA" w:rsidR="002B2ED8" w:rsidRDefault="00000000">
      <w:pPr>
        <w:pStyle w:val="TOC3"/>
        <w:tabs>
          <w:tab w:val="left" w:pos="1320"/>
          <w:tab w:val="right" w:leader="dot" w:pos="9350"/>
        </w:tabs>
        <w:rPr>
          <w:rFonts w:asciiTheme="minorHAnsi" w:eastAsiaTheme="minorEastAsia" w:hAnsiTheme="minorHAnsi"/>
          <w:noProof/>
          <w:sz w:val="22"/>
        </w:rPr>
      </w:pPr>
      <w:hyperlink w:anchor="_Toc109421175" w:history="1">
        <w:r w:rsidR="002B2ED8" w:rsidRPr="00031253">
          <w:rPr>
            <w:rStyle w:val="Hyperlink"/>
            <w:noProof/>
          </w:rPr>
          <w:t>3.4.1.</w:t>
        </w:r>
        <w:r w:rsidR="002B2ED8">
          <w:rPr>
            <w:rFonts w:asciiTheme="minorHAnsi" w:eastAsiaTheme="minorEastAsia" w:hAnsiTheme="minorHAnsi"/>
            <w:noProof/>
            <w:sz w:val="22"/>
          </w:rPr>
          <w:tab/>
        </w:r>
        <w:r w:rsidR="002B2ED8" w:rsidRPr="00031253">
          <w:rPr>
            <w:rStyle w:val="Hyperlink"/>
            <w:noProof/>
          </w:rPr>
          <w:t>PHYSICAL DESIGN</w:t>
        </w:r>
        <w:r w:rsidR="002B2ED8">
          <w:rPr>
            <w:noProof/>
            <w:webHidden/>
          </w:rPr>
          <w:tab/>
        </w:r>
        <w:r w:rsidR="002B2ED8">
          <w:rPr>
            <w:noProof/>
            <w:webHidden/>
          </w:rPr>
          <w:fldChar w:fldCharType="begin"/>
        </w:r>
        <w:r w:rsidR="002B2ED8">
          <w:rPr>
            <w:noProof/>
            <w:webHidden/>
          </w:rPr>
          <w:instrText xml:space="preserve"> PAGEREF _Toc109421175 \h </w:instrText>
        </w:r>
        <w:r w:rsidR="002B2ED8">
          <w:rPr>
            <w:noProof/>
            <w:webHidden/>
          </w:rPr>
        </w:r>
        <w:r w:rsidR="002B2ED8">
          <w:rPr>
            <w:noProof/>
            <w:webHidden/>
          </w:rPr>
          <w:fldChar w:fldCharType="separate"/>
        </w:r>
        <w:r w:rsidR="002B2ED8">
          <w:rPr>
            <w:noProof/>
            <w:webHidden/>
          </w:rPr>
          <w:t>28</w:t>
        </w:r>
        <w:r w:rsidR="002B2ED8">
          <w:rPr>
            <w:noProof/>
            <w:webHidden/>
          </w:rPr>
          <w:fldChar w:fldCharType="end"/>
        </w:r>
      </w:hyperlink>
    </w:p>
    <w:p w14:paraId="40D2D9C1" w14:textId="61148F93" w:rsidR="002B2ED8" w:rsidRDefault="00000000">
      <w:pPr>
        <w:pStyle w:val="TOC3"/>
        <w:tabs>
          <w:tab w:val="left" w:pos="1320"/>
          <w:tab w:val="right" w:leader="dot" w:pos="9350"/>
        </w:tabs>
        <w:rPr>
          <w:rFonts w:asciiTheme="minorHAnsi" w:eastAsiaTheme="minorEastAsia" w:hAnsiTheme="minorHAnsi"/>
          <w:noProof/>
          <w:sz w:val="22"/>
        </w:rPr>
      </w:pPr>
      <w:hyperlink w:anchor="_Toc109421176" w:history="1">
        <w:r w:rsidR="002B2ED8" w:rsidRPr="00031253">
          <w:rPr>
            <w:rStyle w:val="Hyperlink"/>
            <w:noProof/>
          </w:rPr>
          <w:t>3.4.2.</w:t>
        </w:r>
        <w:r w:rsidR="002B2ED8">
          <w:rPr>
            <w:rFonts w:asciiTheme="minorHAnsi" w:eastAsiaTheme="minorEastAsia" w:hAnsiTheme="minorHAnsi"/>
            <w:noProof/>
            <w:sz w:val="22"/>
          </w:rPr>
          <w:tab/>
        </w:r>
        <w:r w:rsidR="002B2ED8" w:rsidRPr="00031253">
          <w:rPr>
            <w:rStyle w:val="Hyperlink"/>
            <w:noProof/>
          </w:rPr>
          <w:t>INPUT DESIGN</w:t>
        </w:r>
        <w:r w:rsidR="002B2ED8">
          <w:rPr>
            <w:noProof/>
            <w:webHidden/>
          </w:rPr>
          <w:tab/>
        </w:r>
        <w:r w:rsidR="002B2ED8">
          <w:rPr>
            <w:noProof/>
            <w:webHidden/>
          </w:rPr>
          <w:fldChar w:fldCharType="begin"/>
        </w:r>
        <w:r w:rsidR="002B2ED8">
          <w:rPr>
            <w:noProof/>
            <w:webHidden/>
          </w:rPr>
          <w:instrText xml:space="preserve"> PAGEREF _Toc109421176 \h </w:instrText>
        </w:r>
        <w:r w:rsidR="002B2ED8">
          <w:rPr>
            <w:noProof/>
            <w:webHidden/>
          </w:rPr>
        </w:r>
        <w:r w:rsidR="002B2ED8">
          <w:rPr>
            <w:noProof/>
            <w:webHidden/>
          </w:rPr>
          <w:fldChar w:fldCharType="separate"/>
        </w:r>
        <w:r w:rsidR="002B2ED8">
          <w:rPr>
            <w:noProof/>
            <w:webHidden/>
          </w:rPr>
          <w:t>28</w:t>
        </w:r>
        <w:r w:rsidR="002B2ED8">
          <w:rPr>
            <w:noProof/>
            <w:webHidden/>
          </w:rPr>
          <w:fldChar w:fldCharType="end"/>
        </w:r>
      </w:hyperlink>
    </w:p>
    <w:p w14:paraId="73F89914" w14:textId="16FD32B7" w:rsidR="002B2ED8" w:rsidRDefault="00000000">
      <w:pPr>
        <w:pStyle w:val="TOC3"/>
        <w:tabs>
          <w:tab w:val="left" w:pos="1320"/>
          <w:tab w:val="right" w:leader="dot" w:pos="9350"/>
        </w:tabs>
        <w:rPr>
          <w:rFonts w:asciiTheme="minorHAnsi" w:eastAsiaTheme="minorEastAsia" w:hAnsiTheme="minorHAnsi"/>
          <w:noProof/>
          <w:sz w:val="22"/>
        </w:rPr>
      </w:pPr>
      <w:hyperlink w:anchor="_Toc109421177" w:history="1">
        <w:r w:rsidR="002B2ED8" w:rsidRPr="00031253">
          <w:rPr>
            <w:rStyle w:val="Hyperlink"/>
            <w:noProof/>
          </w:rPr>
          <w:t>3.4.3.</w:t>
        </w:r>
        <w:r w:rsidR="002B2ED8">
          <w:rPr>
            <w:rFonts w:asciiTheme="minorHAnsi" w:eastAsiaTheme="minorEastAsia" w:hAnsiTheme="minorHAnsi"/>
            <w:noProof/>
            <w:sz w:val="22"/>
          </w:rPr>
          <w:tab/>
        </w:r>
        <w:r w:rsidR="002B2ED8" w:rsidRPr="00031253">
          <w:rPr>
            <w:rStyle w:val="Hyperlink"/>
            <w:noProof/>
          </w:rPr>
          <w:t>OUTPUT DESIGN</w:t>
        </w:r>
        <w:r w:rsidR="002B2ED8">
          <w:rPr>
            <w:noProof/>
            <w:webHidden/>
          </w:rPr>
          <w:tab/>
        </w:r>
        <w:r w:rsidR="002B2ED8">
          <w:rPr>
            <w:noProof/>
            <w:webHidden/>
          </w:rPr>
          <w:fldChar w:fldCharType="begin"/>
        </w:r>
        <w:r w:rsidR="002B2ED8">
          <w:rPr>
            <w:noProof/>
            <w:webHidden/>
          </w:rPr>
          <w:instrText xml:space="preserve"> PAGEREF _Toc109421177 \h </w:instrText>
        </w:r>
        <w:r w:rsidR="002B2ED8">
          <w:rPr>
            <w:noProof/>
            <w:webHidden/>
          </w:rPr>
        </w:r>
        <w:r w:rsidR="002B2ED8">
          <w:rPr>
            <w:noProof/>
            <w:webHidden/>
          </w:rPr>
          <w:fldChar w:fldCharType="separate"/>
        </w:r>
        <w:r w:rsidR="002B2ED8">
          <w:rPr>
            <w:noProof/>
            <w:webHidden/>
          </w:rPr>
          <w:t>28</w:t>
        </w:r>
        <w:r w:rsidR="002B2ED8">
          <w:rPr>
            <w:noProof/>
            <w:webHidden/>
          </w:rPr>
          <w:fldChar w:fldCharType="end"/>
        </w:r>
      </w:hyperlink>
    </w:p>
    <w:p w14:paraId="2315778C" w14:textId="584B3F38" w:rsidR="002B2ED8" w:rsidRDefault="00000000">
      <w:pPr>
        <w:pStyle w:val="TOC3"/>
        <w:tabs>
          <w:tab w:val="left" w:pos="1320"/>
          <w:tab w:val="right" w:leader="dot" w:pos="9350"/>
        </w:tabs>
        <w:rPr>
          <w:rFonts w:asciiTheme="minorHAnsi" w:eastAsiaTheme="minorEastAsia" w:hAnsiTheme="minorHAnsi"/>
          <w:noProof/>
          <w:sz w:val="22"/>
        </w:rPr>
      </w:pPr>
      <w:hyperlink w:anchor="_Toc109421178" w:history="1">
        <w:r w:rsidR="002B2ED8" w:rsidRPr="00031253">
          <w:rPr>
            <w:rStyle w:val="Hyperlink"/>
            <w:noProof/>
          </w:rPr>
          <w:t>3.4.4.</w:t>
        </w:r>
        <w:r w:rsidR="002B2ED8">
          <w:rPr>
            <w:rFonts w:asciiTheme="minorHAnsi" w:eastAsiaTheme="minorEastAsia" w:hAnsiTheme="minorHAnsi"/>
            <w:noProof/>
            <w:sz w:val="22"/>
          </w:rPr>
          <w:tab/>
        </w:r>
        <w:r w:rsidR="002B2ED8" w:rsidRPr="00031253">
          <w:rPr>
            <w:rStyle w:val="Hyperlink"/>
            <w:noProof/>
          </w:rPr>
          <w:t>LOGICAL DESIGN</w:t>
        </w:r>
        <w:r w:rsidR="002B2ED8">
          <w:rPr>
            <w:noProof/>
            <w:webHidden/>
          </w:rPr>
          <w:tab/>
        </w:r>
        <w:r w:rsidR="002B2ED8">
          <w:rPr>
            <w:noProof/>
            <w:webHidden/>
          </w:rPr>
          <w:fldChar w:fldCharType="begin"/>
        </w:r>
        <w:r w:rsidR="002B2ED8">
          <w:rPr>
            <w:noProof/>
            <w:webHidden/>
          </w:rPr>
          <w:instrText xml:space="preserve"> PAGEREF _Toc109421178 \h </w:instrText>
        </w:r>
        <w:r w:rsidR="002B2ED8">
          <w:rPr>
            <w:noProof/>
            <w:webHidden/>
          </w:rPr>
        </w:r>
        <w:r w:rsidR="002B2ED8">
          <w:rPr>
            <w:noProof/>
            <w:webHidden/>
          </w:rPr>
          <w:fldChar w:fldCharType="separate"/>
        </w:r>
        <w:r w:rsidR="002B2ED8">
          <w:rPr>
            <w:noProof/>
            <w:webHidden/>
          </w:rPr>
          <w:t>29</w:t>
        </w:r>
        <w:r w:rsidR="002B2ED8">
          <w:rPr>
            <w:noProof/>
            <w:webHidden/>
          </w:rPr>
          <w:fldChar w:fldCharType="end"/>
        </w:r>
      </w:hyperlink>
    </w:p>
    <w:p w14:paraId="09980344" w14:textId="6BC79A1C" w:rsidR="002B2ED8" w:rsidRDefault="00000000">
      <w:pPr>
        <w:pStyle w:val="TOC2"/>
        <w:tabs>
          <w:tab w:val="left" w:pos="880"/>
          <w:tab w:val="right" w:leader="dot" w:pos="9350"/>
        </w:tabs>
        <w:rPr>
          <w:rFonts w:asciiTheme="minorHAnsi" w:eastAsiaTheme="minorEastAsia" w:hAnsiTheme="minorHAnsi"/>
          <w:noProof/>
          <w:sz w:val="22"/>
        </w:rPr>
      </w:pPr>
      <w:hyperlink w:anchor="_Toc109421179" w:history="1">
        <w:r w:rsidR="002B2ED8" w:rsidRPr="00031253">
          <w:rPr>
            <w:rStyle w:val="Hyperlink"/>
            <w:noProof/>
          </w:rPr>
          <w:t>3.5.</w:t>
        </w:r>
        <w:r w:rsidR="002B2ED8">
          <w:rPr>
            <w:rFonts w:asciiTheme="minorHAnsi" w:eastAsiaTheme="minorEastAsia" w:hAnsiTheme="minorHAnsi"/>
            <w:noProof/>
            <w:sz w:val="22"/>
          </w:rPr>
          <w:tab/>
        </w:r>
        <w:r w:rsidR="002B2ED8" w:rsidRPr="00031253">
          <w:rPr>
            <w:rStyle w:val="Hyperlink"/>
            <w:noProof/>
          </w:rPr>
          <w:t>USE CASE DIAGRAM</w:t>
        </w:r>
        <w:r w:rsidR="002B2ED8">
          <w:rPr>
            <w:noProof/>
            <w:webHidden/>
          </w:rPr>
          <w:tab/>
        </w:r>
        <w:r w:rsidR="002B2ED8">
          <w:rPr>
            <w:noProof/>
            <w:webHidden/>
          </w:rPr>
          <w:fldChar w:fldCharType="begin"/>
        </w:r>
        <w:r w:rsidR="002B2ED8">
          <w:rPr>
            <w:noProof/>
            <w:webHidden/>
          </w:rPr>
          <w:instrText xml:space="preserve"> PAGEREF _Toc109421179 \h </w:instrText>
        </w:r>
        <w:r w:rsidR="002B2ED8">
          <w:rPr>
            <w:noProof/>
            <w:webHidden/>
          </w:rPr>
        </w:r>
        <w:r w:rsidR="002B2ED8">
          <w:rPr>
            <w:noProof/>
            <w:webHidden/>
          </w:rPr>
          <w:fldChar w:fldCharType="separate"/>
        </w:r>
        <w:r w:rsidR="002B2ED8">
          <w:rPr>
            <w:noProof/>
            <w:webHidden/>
          </w:rPr>
          <w:t>29</w:t>
        </w:r>
        <w:r w:rsidR="002B2ED8">
          <w:rPr>
            <w:noProof/>
            <w:webHidden/>
          </w:rPr>
          <w:fldChar w:fldCharType="end"/>
        </w:r>
      </w:hyperlink>
    </w:p>
    <w:p w14:paraId="27C1ED2B" w14:textId="2DDB6985" w:rsidR="002B2ED8" w:rsidRDefault="00000000">
      <w:pPr>
        <w:pStyle w:val="TOC2"/>
        <w:tabs>
          <w:tab w:val="left" w:pos="880"/>
          <w:tab w:val="right" w:leader="dot" w:pos="9350"/>
        </w:tabs>
        <w:rPr>
          <w:rFonts w:asciiTheme="minorHAnsi" w:eastAsiaTheme="minorEastAsia" w:hAnsiTheme="minorHAnsi"/>
          <w:noProof/>
          <w:sz w:val="22"/>
        </w:rPr>
      </w:pPr>
      <w:hyperlink w:anchor="_Toc109421180" w:history="1">
        <w:r w:rsidR="002B2ED8" w:rsidRPr="00031253">
          <w:rPr>
            <w:rStyle w:val="Hyperlink"/>
            <w:noProof/>
          </w:rPr>
          <w:t>3.6.</w:t>
        </w:r>
        <w:r w:rsidR="002B2ED8">
          <w:rPr>
            <w:rFonts w:asciiTheme="minorHAnsi" w:eastAsiaTheme="minorEastAsia" w:hAnsiTheme="minorHAnsi"/>
            <w:noProof/>
            <w:sz w:val="22"/>
          </w:rPr>
          <w:tab/>
        </w:r>
        <w:r w:rsidR="002B2ED8" w:rsidRPr="00031253">
          <w:rPr>
            <w:rStyle w:val="Hyperlink"/>
            <w:noProof/>
          </w:rPr>
          <w:t>ACTIVITY DIAGRAM</w:t>
        </w:r>
        <w:r w:rsidR="002B2ED8">
          <w:rPr>
            <w:noProof/>
            <w:webHidden/>
          </w:rPr>
          <w:tab/>
        </w:r>
        <w:r w:rsidR="002B2ED8">
          <w:rPr>
            <w:noProof/>
            <w:webHidden/>
          </w:rPr>
          <w:fldChar w:fldCharType="begin"/>
        </w:r>
        <w:r w:rsidR="002B2ED8">
          <w:rPr>
            <w:noProof/>
            <w:webHidden/>
          </w:rPr>
          <w:instrText xml:space="preserve"> PAGEREF _Toc109421180 \h </w:instrText>
        </w:r>
        <w:r w:rsidR="002B2ED8">
          <w:rPr>
            <w:noProof/>
            <w:webHidden/>
          </w:rPr>
        </w:r>
        <w:r w:rsidR="002B2ED8">
          <w:rPr>
            <w:noProof/>
            <w:webHidden/>
          </w:rPr>
          <w:fldChar w:fldCharType="separate"/>
        </w:r>
        <w:r w:rsidR="002B2ED8">
          <w:rPr>
            <w:noProof/>
            <w:webHidden/>
          </w:rPr>
          <w:t>30</w:t>
        </w:r>
        <w:r w:rsidR="002B2ED8">
          <w:rPr>
            <w:noProof/>
            <w:webHidden/>
          </w:rPr>
          <w:fldChar w:fldCharType="end"/>
        </w:r>
      </w:hyperlink>
    </w:p>
    <w:p w14:paraId="55B45D91" w14:textId="39259D40" w:rsidR="002B2ED8" w:rsidRDefault="00000000">
      <w:pPr>
        <w:pStyle w:val="TOC2"/>
        <w:tabs>
          <w:tab w:val="left" w:pos="880"/>
          <w:tab w:val="right" w:leader="dot" w:pos="9350"/>
        </w:tabs>
        <w:rPr>
          <w:rFonts w:asciiTheme="minorHAnsi" w:eastAsiaTheme="minorEastAsia" w:hAnsiTheme="minorHAnsi"/>
          <w:noProof/>
          <w:sz w:val="22"/>
        </w:rPr>
      </w:pPr>
      <w:hyperlink w:anchor="_Toc109421181" w:history="1">
        <w:r w:rsidR="002B2ED8" w:rsidRPr="00031253">
          <w:rPr>
            <w:rStyle w:val="Hyperlink"/>
            <w:noProof/>
          </w:rPr>
          <w:t>3.7.</w:t>
        </w:r>
        <w:r w:rsidR="002B2ED8">
          <w:rPr>
            <w:rFonts w:asciiTheme="minorHAnsi" w:eastAsiaTheme="minorEastAsia" w:hAnsiTheme="minorHAnsi"/>
            <w:noProof/>
            <w:sz w:val="22"/>
          </w:rPr>
          <w:tab/>
        </w:r>
        <w:r w:rsidR="002B2ED8" w:rsidRPr="00031253">
          <w:rPr>
            <w:rStyle w:val="Hyperlink"/>
            <w:noProof/>
          </w:rPr>
          <w:t>SEQUENCE DIAGRAM</w:t>
        </w:r>
        <w:r w:rsidR="002B2ED8">
          <w:rPr>
            <w:noProof/>
            <w:webHidden/>
          </w:rPr>
          <w:tab/>
        </w:r>
        <w:r w:rsidR="002B2ED8">
          <w:rPr>
            <w:noProof/>
            <w:webHidden/>
          </w:rPr>
          <w:fldChar w:fldCharType="begin"/>
        </w:r>
        <w:r w:rsidR="002B2ED8">
          <w:rPr>
            <w:noProof/>
            <w:webHidden/>
          </w:rPr>
          <w:instrText xml:space="preserve"> PAGEREF _Toc109421181 \h </w:instrText>
        </w:r>
        <w:r w:rsidR="002B2ED8">
          <w:rPr>
            <w:noProof/>
            <w:webHidden/>
          </w:rPr>
        </w:r>
        <w:r w:rsidR="002B2ED8">
          <w:rPr>
            <w:noProof/>
            <w:webHidden/>
          </w:rPr>
          <w:fldChar w:fldCharType="separate"/>
        </w:r>
        <w:r w:rsidR="002B2ED8">
          <w:rPr>
            <w:noProof/>
            <w:webHidden/>
          </w:rPr>
          <w:t>33</w:t>
        </w:r>
        <w:r w:rsidR="002B2ED8">
          <w:rPr>
            <w:noProof/>
            <w:webHidden/>
          </w:rPr>
          <w:fldChar w:fldCharType="end"/>
        </w:r>
      </w:hyperlink>
    </w:p>
    <w:p w14:paraId="6F5E7D94" w14:textId="2BC72571" w:rsidR="002B2ED8" w:rsidRDefault="00000000">
      <w:pPr>
        <w:pStyle w:val="TOC1"/>
        <w:tabs>
          <w:tab w:val="right" w:leader="dot" w:pos="9350"/>
        </w:tabs>
        <w:rPr>
          <w:rFonts w:asciiTheme="minorHAnsi" w:eastAsiaTheme="minorEastAsia" w:hAnsiTheme="minorHAnsi"/>
          <w:b w:val="0"/>
          <w:noProof/>
          <w:sz w:val="22"/>
        </w:rPr>
      </w:pPr>
      <w:hyperlink w:anchor="_Toc109421182" w:history="1">
        <w:r w:rsidR="002B2ED8" w:rsidRPr="00031253">
          <w:rPr>
            <w:rStyle w:val="Hyperlink"/>
            <w:noProof/>
          </w:rPr>
          <w:t>CHAPTER FOUR</w:t>
        </w:r>
        <w:r w:rsidR="002B2ED8">
          <w:rPr>
            <w:rStyle w:val="Hyperlink"/>
            <w:noProof/>
          </w:rPr>
          <w:t>:</w:t>
        </w:r>
        <w:r w:rsidR="002B2ED8" w:rsidRPr="002B2ED8">
          <w:t xml:space="preserve"> </w:t>
        </w:r>
        <w:r w:rsidR="002B2ED8" w:rsidRPr="002B2ED8">
          <w:rPr>
            <w:rStyle w:val="Hyperlink"/>
            <w:noProof/>
          </w:rPr>
          <w:t>IMPLEMENTATION</w:t>
        </w:r>
        <w:r w:rsidR="002B2ED8">
          <w:rPr>
            <w:noProof/>
            <w:webHidden/>
          </w:rPr>
          <w:tab/>
        </w:r>
        <w:r w:rsidR="002B2ED8">
          <w:rPr>
            <w:noProof/>
            <w:webHidden/>
          </w:rPr>
          <w:fldChar w:fldCharType="begin"/>
        </w:r>
        <w:r w:rsidR="002B2ED8">
          <w:rPr>
            <w:noProof/>
            <w:webHidden/>
          </w:rPr>
          <w:instrText xml:space="preserve"> PAGEREF _Toc109421182 \h </w:instrText>
        </w:r>
        <w:r w:rsidR="002B2ED8">
          <w:rPr>
            <w:noProof/>
            <w:webHidden/>
          </w:rPr>
        </w:r>
        <w:r w:rsidR="002B2ED8">
          <w:rPr>
            <w:noProof/>
            <w:webHidden/>
          </w:rPr>
          <w:fldChar w:fldCharType="separate"/>
        </w:r>
        <w:r w:rsidR="002B2ED8">
          <w:rPr>
            <w:noProof/>
            <w:webHidden/>
          </w:rPr>
          <w:t>35</w:t>
        </w:r>
        <w:r w:rsidR="002B2ED8">
          <w:rPr>
            <w:noProof/>
            <w:webHidden/>
          </w:rPr>
          <w:fldChar w:fldCharType="end"/>
        </w:r>
      </w:hyperlink>
    </w:p>
    <w:p w14:paraId="17048F41" w14:textId="4C974804" w:rsidR="002B2ED8" w:rsidRDefault="00000000">
      <w:pPr>
        <w:pStyle w:val="TOC2"/>
        <w:tabs>
          <w:tab w:val="left" w:pos="880"/>
          <w:tab w:val="right" w:leader="dot" w:pos="9350"/>
        </w:tabs>
        <w:rPr>
          <w:rFonts w:asciiTheme="minorHAnsi" w:eastAsiaTheme="minorEastAsia" w:hAnsiTheme="minorHAnsi"/>
          <w:noProof/>
          <w:sz w:val="22"/>
        </w:rPr>
      </w:pPr>
      <w:hyperlink w:anchor="_Toc109421184" w:history="1">
        <w:r w:rsidR="002B2ED8" w:rsidRPr="00031253">
          <w:rPr>
            <w:rStyle w:val="Hyperlink"/>
            <w:noProof/>
          </w:rPr>
          <w:t>4.1.</w:t>
        </w:r>
        <w:r w:rsidR="002B2ED8">
          <w:rPr>
            <w:rFonts w:asciiTheme="minorHAnsi" w:eastAsiaTheme="minorEastAsia" w:hAnsiTheme="minorHAnsi"/>
            <w:noProof/>
            <w:sz w:val="22"/>
          </w:rPr>
          <w:tab/>
        </w:r>
        <w:r w:rsidR="002B2ED8" w:rsidRPr="00031253">
          <w:rPr>
            <w:rStyle w:val="Hyperlink"/>
            <w:noProof/>
          </w:rPr>
          <w:t>INTRODUCTION</w:t>
        </w:r>
        <w:r w:rsidR="002B2ED8">
          <w:rPr>
            <w:noProof/>
            <w:webHidden/>
          </w:rPr>
          <w:tab/>
        </w:r>
        <w:r w:rsidR="002B2ED8">
          <w:rPr>
            <w:noProof/>
            <w:webHidden/>
          </w:rPr>
          <w:fldChar w:fldCharType="begin"/>
        </w:r>
        <w:r w:rsidR="002B2ED8">
          <w:rPr>
            <w:noProof/>
            <w:webHidden/>
          </w:rPr>
          <w:instrText xml:space="preserve"> PAGEREF _Toc109421184 \h </w:instrText>
        </w:r>
        <w:r w:rsidR="002B2ED8">
          <w:rPr>
            <w:noProof/>
            <w:webHidden/>
          </w:rPr>
        </w:r>
        <w:r w:rsidR="002B2ED8">
          <w:rPr>
            <w:noProof/>
            <w:webHidden/>
          </w:rPr>
          <w:fldChar w:fldCharType="separate"/>
        </w:r>
        <w:r w:rsidR="002B2ED8">
          <w:rPr>
            <w:noProof/>
            <w:webHidden/>
          </w:rPr>
          <w:t>35</w:t>
        </w:r>
        <w:r w:rsidR="002B2ED8">
          <w:rPr>
            <w:noProof/>
            <w:webHidden/>
          </w:rPr>
          <w:fldChar w:fldCharType="end"/>
        </w:r>
      </w:hyperlink>
    </w:p>
    <w:p w14:paraId="24F86717" w14:textId="6398A1A6" w:rsidR="002B2ED8" w:rsidRDefault="00000000">
      <w:pPr>
        <w:pStyle w:val="TOC2"/>
        <w:tabs>
          <w:tab w:val="left" w:pos="880"/>
          <w:tab w:val="right" w:leader="dot" w:pos="9350"/>
        </w:tabs>
        <w:rPr>
          <w:rFonts w:asciiTheme="minorHAnsi" w:eastAsiaTheme="minorEastAsia" w:hAnsiTheme="minorHAnsi"/>
          <w:noProof/>
          <w:sz w:val="22"/>
        </w:rPr>
      </w:pPr>
      <w:hyperlink w:anchor="_Toc109421185" w:history="1">
        <w:r w:rsidR="002B2ED8" w:rsidRPr="00031253">
          <w:rPr>
            <w:rStyle w:val="Hyperlink"/>
            <w:noProof/>
          </w:rPr>
          <w:t>4.2.</w:t>
        </w:r>
        <w:r w:rsidR="002B2ED8">
          <w:rPr>
            <w:rFonts w:asciiTheme="minorHAnsi" w:eastAsiaTheme="minorEastAsia" w:hAnsiTheme="minorHAnsi"/>
            <w:noProof/>
            <w:sz w:val="22"/>
          </w:rPr>
          <w:tab/>
        </w:r>
        <w:r w:rsidR="002B2ED8" w:rsidRPr="00031253">
          <w:rPr>
            <w:rStyle w:val="Hyperlink"/>
            <w:noProof/>
          </w:rPr>
          <w:t>SYSTEM REQUIREMENTS</w:t>
        </w:r>
        <w:r w:rsidR="002B2ED8">
          <w:rPr>
            <w:noProof/>
            <w:webHidden/>
          </w:rPr>
          <w:tab/>
        </w:r>
        <w:r w:rsidR="002B2ED8">
          <w:rPr>
            <w:noProof/>
            <w:webHidden/>
          </w:rPr>
          <w:fldChar w:fldCharType="begin"/>
        </w:r>
        <w:r w:rsidR="002B2ED8">
          <w:rPr>
            <w:noProof/>
            <w:webHidden/>
          </w:rPr>
          <w:instrText xml:space="preserve"> PAGEREF _Toc109421185 \h </w:instrText>
        </w:r>
        <w:r w:rsidR="002B2ED8">
          <w:rPr>
            <w:noProof/>
            <w:webHidden/>
          </w:rPr>
        </w:r>
        <w:r w:rsidR="002B2ED8">
          <w:rPr>
            <w:noProof/>
            <w:webHidden/>
          </w:rPr>
          <w:fldChar w:fldCharType="separate"/>
        </w:r>
        <w:r w:rsidR="002B2ED8">
          <w:rPr>
            <w:noProof/>
            <w:webHidden/>
          </w:rPr>
          <w:t>35</w:t>
        </w:r>
        <w:r w:rsidR="002B2ED8">
          <w:rPr>
            <w:noProof/>
            <w:webHidden/>
          </w:rPr>
          <w:fldChar w:fldCharType="end"/>
        </w:r>
      </w:hyperlink>
    </w:p>
    <w:p w14:paraId="689792DA" w14:textId="25883427" w:rsidR="002B2ED8" w:rsidRDefault="00000000">
      <w:pPr>
        <w:pStyle w:val="TOC2"/>
        <w:tabs>
          <w:tab w:val="left" w:pos="880"/>
          <w:tab w:val="right" w:leader="dot" w:pos="9350"/>
        </w:tabs>
        <w:rPr>
          <w:rFonts w:asciiTheme="minorHAnsi" w:eastAsiaTheme="minorEastAsia" w:hAnsiTheme="minorHAnsi"/>
          <w:noProof/>
          <w:sz w:val="22"/>
        </w:rPr>
      </w:pPr>
      <w:hyperlink w:anchor="_Toc109421186" w:history="1">
        <w:r w:rsidR="002B2ED8" w:rsidRPr="00031253">
          <w:rPr>
            <w:rStyle w:val="Hyperlink"/>
            <w:noProof/>
          </w:rPr>
          <w:t>4.3.</w:t>
        </w:r>
        <w:r w:rsidR="002B2ED8">
          <w:rPr>
            <w:rFonts w:asciiTheme="minorHAnsi" w:eastAsiaTheme="minorEastAsia" w:hAnsiTheme="minorHAnsi"/>
            <w:noProof/>
            <w:sz w:val="22"/>
          </w:rPr>
          <w:tab/>
        </w:r>
        <w:r w:rsidR="002B2ED8" w:rsidRPr="00031253">
          <w:rPr>
            <w:rStyle w:val="Hyperlink"/>
            <w:noProof/>
          </w:rPr>
          <w:t>SYSTEM INTERFACE</w:t>
        </w:r>
        <w:r w:rsidR="002B2ED8">
          <w:rPr>
            <w:noProof/>
            <w:webHidden/>
          </w:rPr>
          <w:tab/>
        </w:r>
        <w:r w:rsidR="002B2ED8">
          <w:rPr>
            <w:noProof/>
            <w:webHidden/>
          </w:rPr>
          <w:fldChar w:fldCharType="begin"/>
        </w:r>
        <w:r w:rsidR="002B2ED8">
          <w:rPr>
            <w:noProof/>
            <w:webHidden/>
          </w:rPr>
          <w:instrText xml:space="preserve"> PAGEREF _Toc109421186 \h </w:instrText>
        </w:r>
        <w:r w:rsidR="002B2ED8">
          <w:rPr>
            <w:noProof/>
            <w:webHidden/>
          </w:rPr>
        </w:r>
        <w:r w:rsidR="002B2ED8">
          <w:rPr>
            <w:noProof/>
            <w:webHidden/>
          </w:rPr>
          <w:fldChar w:fldCharType="separate"/>
        </w:r>
        <w:r w:rsidR="002B2ED8">
          <w:rPr>
            <w:noProof/>
            <w:webHidden/>
          </w:rPr>
          <w:t>36</w:t>
        </w:r>
        <w:r w:rsidR="002B2ED8">
          <w:rPr>
            <w:noProof/>
            <w:webHidden/>
          </w:rPr>
          <w:fldChar w:fldCharType="end"/>
        </w:r>
      </w:hyperlink>
    </w:p>
    <w:p w14:paraId="19E9A990" w14:textId="37DF6A6C" w:rsidR="002B2ED8" w:rsidRDefault="00000000">
      <w:pPr>
        <w:pStyle w:val="TOC3"/>
        <w:tabs>
          <w:tab w:val="left" w:pos="1320"/>
          <w:tab w:val="right" w:leader="dot" w:pos="9350"/>
        </w:tabs>
        <w:rPr>
          <w:rFonts w:asciiTheme="minorHAnsi" w:eastAsiaTheme="minorEastAsia" w:hAnsiTheme="minorHAnsi"/>
          <w:noProof/>
          <w:sz w:val="22"/>
        </w:rPr>
      </w:pPr>
      <w:hyperlink w:anchor="_Toc109421187" w:history="1">
        <w:r w:rsidR="002B2ED8" w:rsidRPr="00031253">
          <w:rPr>
            <w:rStyle w:val="Hyperlink"/>
            <w:noProof/>
          </w:rPr>
          <w:t>4.3.1.</w:t>
        </w:r>
        <w:r w:rsidR="002B2ED8">
          <w:rPr>
            <w:rFonts w:asciiTheme="minorHAnsi" w:eastAsiaTheme="minorEastAsia" w:hAnsiTheme="minorHAnsi"/>
            <w:noProof/>
            <w:sz w:val="22"/>
          </w:rPr>
          <w:tab/>
        </w:r>
        <w:r w:rsidR="002B2ED8" w:rsidRPr="00031253">
          <w:rPr>
            <w:rStyle w:val="Hyperlink"/>
            <w:noProof/>
          </w:rPr>
          <w:t>PYTHON FLASK ENVIRONMENT</w:t>
        </w:r>
        <w:r w:rsidR="002B2ED8">
          <w:rPr>
            <w:noProof/>
            <w:webHidden/>
          </w:rPr>
          <w:tab/>
        </w:r>
        <w:r w:rsidR="002B2ED8">
          <w:rPr>
            <w:noProof/>
            <w:webHidden/>
          </w:rPr>
          <w:fldChar w:fldCharType="begin"/>
        </w:r>
        <w:r w:rsidR="002B2ED8">
          <w:rPr>
            <w:noProof/>
            <w:webHidden/>
          </w:rPr>
          <w:instrText xml:space="preserve"> PAGEREF _Toc109421187 \h </w:instrText>
        </w:r>
        <w:r w:rsidR="002B2ED8">
          <w:rPr>
            <w:noProof/>
            <w:webHidden/>
          </w:rPr>
        </w:r>
        <w:r w:rsidR="002B2ED8">
          <w:rPr>
            <w:noProof/>
            <w:webHidden/>
          </w:rPr>
          <w:fldChar w:fldCharType="separate"/>
        </w:r>
        <w:r w:rsidR="002B2ED8">
          <w:rPr>
            <w:noProof/>
            <w:webHidden/>
          </w:rPr>
          <w:t>37</w:t>
        </w:r>
        <w:r w:rsidR="002B2ED8">
          <w:rPr>
            <w:noProof/>
            <w:webHidden/>
          </w:rPr>
          <w:fldChar w:fldCharType="end"/>
        </w:r>
      </w:hyperlink>
    </w:p>
    <w:p w14:paraId="341AB029" w14:textId="3D895498" w:rsidR="002B2ED8" w:rsidRDefault="00000000">
      <w:pPr>
        <w:pStyle w:val="TOC3"/>
        <w:tabs>
          <w:tab w:val="left" w:pos="1320"/>
          <w:tab w:val="right" w:leader="dot" w:pos="9350"/>
        </w:tabs>
        <w:rPr>
          <w:rFonts w:asciiTheme="minorHAnsi" w:eastAsiaTheme="minorEastAsia" w:hAnsiTheme="minorHAnsi"/>
          <w:noProof/>
          <w:sz w:val="22"/>
        </w:rPr>
      </w:pPr>
      <w:hyperlink w:anchor="_Toc109421188" w:history="1">
        <w:r w:rsidR="002B2ED8" w:rsidRPr="00031253">
          <w:rPr>
            <w:rStyle w:val="Hyperlink"/>
            <w:noProof/>
          </w:rPr>
          <w:t>4.3.2.</w:t>
        </w:r>
        <w:r w:rsidR="002B2ED8">
          <w:rPr>
            <w:rFonts w:asciiTheme="minorHAnsi" w:eastAsiaTheme="minorEastAsia" w:hAnsiTheme="minorHAnsi"/>
            <w:noProof/>
            <w:sz w:val="22"/>
          </w:rPr>
          <w:tab/>
        </w:r>
        <w:r w:rsidR="002B2ED8" w:rsidRPr="00031253">
          <w:rPr>
            <w:rStyle w:val="Hyperlink"/>
            <w:noProof/>
          </w:rPr>
          <w:t>HISTORY PAGE INTERFACE</w:t>
        </w:r>
        <w:r w:rsidR="002B2ED8">
          <w:rPr>
            <w:noProof/>
            <w:webHidden/>
          </w:rPr>
          <w:tab/>
        </w:r>
        <w:r w:rsidR="002B2ED8">
          <w:rPr>
            <w:noProof/>
            <w:webHidden/>
          </w:rPr>
          <w:fldChar w:fldCharType="begin"/>
        </w:r>
        <w:r w:rsidR="002B2ED8">
          <w:rPr>
            <w:noProof/>
            <w:webHidden/>
          </w:rPr>
          <w:instrText xml:space="preserve"> PAGEREF _Toc109421188 \h </w:instrText>
        </w:r>
        <w:r w:rsidR="002B2ED8">
          <w:rPr>
            <w:noProof/>
            <w:webHidden/>
          </w:rPr>
        </w:r>
        <w:r w:rsidR="002B2ED8">
          <w:rPr>
            <w:noProof/>
            <w:webHidden/>
          </w:rPr>
          <w:fldChar w:fldCharType="separate"/>
        </w:r>
        <w:r w:rsidR="002B2ED8">
          <w:rPr>
            <w:noProof/>
            <w:webHidden/>
          </w:rPr>
          <w:t>38</w:t>
        </w:r>
        <w:r w:rsidR="002B2ED8">
          <w:rPr>
            <w:noProof/>
            <w:webHidden/>
          </w:rPr>
          <w:fldChar w:fldCharType="end"/>
        </w:r>
      </w:hyperlink>
    </w:p>
    <w:p w14:paraId="7EE4ED3B" w14:textId="597F09A0" w:rsidR="002B2ED8" w:rsidRDefault="00000000">
      <w:pPr>
        <w:pStyle w:val="TOC2"/>
        <w:tabs>
          <w:tab w:val="left" w:pos="880"/>
          <w:tab w:val="right" w:leader="dot" w:pos="9350"/>
        </w:tabs>
        <w:rPr>
          <w:rFonts w:asciiTheme="minorHAnsi" w:eastAsiaTheme="minorEastAsia" w:hAnsiTheme="minorHAnsi"/>
          <w:noProof/>
          <w:sz w:val="22"/>
        </w:rPr>
      </w:pPr>
      <w:hyperlink w:anchor="_Toc109421189" w:history="1">
        <w:r w:rsidR="002B2ED8" w:rsidRPr="00031253">
          <w:rPr>
            <w:rStyle w:val="Hyperlink"/>
            <w:noProof/>
          </w:rPr>
          <w:t>4.4.</w:t>
        </w:r>
        <w:r w:rsidR="002B2ED8">
          <w:rPr>
            <w:rFonts w:asciiTheme="minorHAnsi" w:eastAsiaTheme="minorEastAsia" w:hAnsiTheme="minorHAnsi"/>
            <w:noProof/>
            <w:sz w:val="22"/>
          </w:rPr>
          <w:tab/>
        </w:r>
        <w:r w:rsidR="002B2ED8" w:rsidRPr="00031253">
          <w:rPr>
            <w:rStyle w:val="Hyperlink"/>
            <w:noProof/>
          </w:rPr>
          <w:t>INTELLIGENT MODULE</w:t>
        </w:r>
        <w:r w:rsidR="002B2ED8">
          <w:rPr>
            <w:noProof/>
            <w:webHidden/>
          </w:rPr>
          <w:tab/>
        </w:r>
        <w:r w:rsidR="002B2ED8">
          <w:rPr>
            <w:noProof/>
            <w:webHidden/>
          </w:rPr>
          <w:fldChar w:fldCharType="begin"/>
        </w:r>
        <w:r w:rsidR="002B2ED8">
          <w:rPr>
            <w:noProof/>
            <w:webHidden/>
          </w:rPr>
          <w:instrText xml:space="preserve"> PAGEREF _Toc109421189 \h </w:instrText>
        </w:r>
        <w:r w:rsidR="002B2ED8">
          <w:rPr>
            <w:noProof/>
            <w:webHidden/>
          </w:rPr>
        </w:r>
        <w:r w:rsidR="002B2ED8">
          <w:rPr>
            <w:noProof/>
            <w:webHidden/>
          </w:rPr>
          <w:fldChar w:fldCharType="separate"/>
        </w:r>
        <w:r w:rsidR="002B2ED8">
          <w:rPr>
            <w:noProof/>
            <w:webHidden/>
          </w:rPr>
          <w:t>39</w:t>
        </w:r>
        <w:r w:rsidR="002B2ED8">
          <w:rPr>
            <w:noProof/>
            <w:webHidden/>
          </w:rPr>
          <w:fldChar w:fldCharType="end"/>
        </w:r>
      </w:hyperlink>
    </w:p>
    <w:p w14:paraId="2F6DF68E" w14:textId="51F819C6" w:rsidR="002B2ED8" w:rsidRDefault="00000000">
      <w:pPr>
        <w:pStyle w:val="TOC3"/>
        <w:tabs>
          <w:tab w:val="left" w:pos="1320"/>
          <w:tab w:val="right" w:leader="dot" w:pos="9350"/>
        </w:tabs>
        <w:rPr>
          <w:rFonts w:asciiTheme="minorHAnsi" w:eastAsiaTheme="minorEastAsia" w:hAnsiTheme="minorHAnsi"/>
          <w:noProof/>
          <w:sz w:val="22"/>
        </w:rPr>
      </w:pPr>
      <w:hyperlink w:anchor="_Toc109421190" w:history="1">
        <w:r w:rsidR="002B2ED8" w:rsidRPr="00031253">
          <w:rPr>
            <w:rStyle w:val="Hyperlink"/>
            <w:noProof/>
          </w:rPr>
          <w:t>4.4.1.</w:t>
        </w:r>
        <w:r w:rsidR="002B2ED8">
          <w:rPr>
            <w:rFonts w:asciiTheme="minorHAnsi" w:eastAsiaTheme="minorEastAsia" w:hAnsiTheme="minorHAnsi"/>
            <w:noProof/>
            <w:sz w:val="22"/>
          </w:rPr>
          <w:tab/>
        </w:r>
        <w:r w:rsidR="002B2ED8" w:rsidRPr="00031253">
          <w:rPr>
            <w:rStyle w:val="Hyperlink"/>
            <w:noProof/>
          </w:rPr>
          <w:t>INPUT COLLECTION</w:t>
        </w:r>
        <w:r w:rsidR="002B2ED8">
          <w:rPr>
            <w:noProof/>
            <w:webHidden/>
          </w:rPr>
          <w:tab/>
        </w:r>
        <w:r w:rsidR="002B2ED8">
          <w:rPr>
            <w:noProof/>
            <w:webHidden/>
          </w:rPr>
          <w:fldChar w:fldCharType="begin"/>
        </w:r>
        <w:r w:rsidR="002B2ED8">
          <w:rPr>
            <w:noProof/>
            <w:webHidden/>
          </w:rPr>
          <w:instrText xml:space="preserve"> PAGEREF _Toc109421190 \h </w:instrText>
        </w:r>
        <w:r w:rsidR="002B2ED8">
          <w:rPr>
            <w:noProof/>
            <w:webHidden/>
          </w:rPr>
        </w:r>
        <w:r w:rsidR="002B2ED8">
          <w:rPr>
            <w:noProof/>
            <w:webHidden/>
          </w:rPr>
          <w:fldChar w:fldCharType="separate"/>
        </w:r>
        <w:r w:rsidR="002B2ED8">
          <w:rPr>
            <w:noProof/>
            <w:webHidden/>
          </w:rPr>
          <w:t>39</w:t>
        </w:r>
        <w:r w:rsidR="002B2ED8">
          <w:rPr>
            <w:noProof/>
            <w:webHidden/>
          </w:rPr>
          <w:fldChar w:fldCharType="end"/>
        </w:r>
      </w:hyperlink>
    </w:p>
    <w:p w14:paraId="289884D2" w14:textId="6F0B8C93" w:rsidR="002B2ED8" w:rsidRDefault="00000000">
      <w:pPr>
        <w:pStyle w:val="TOC3"/>
        <w:tabs>
          <w:tab w:val="left" w:pos="1320"/>
          <w:tab w:val="right" w:leader="dot" w:pos="9350"/>
        </w:tabs>
        <w:rPr>
          <w:rFonts w:asciiTheme="minorHAnsi" w:eastAsiaTheme="minorEastAsia" w:hAnsiTheme="minorHAnsi"/>
          <w:noProof/>
          <w:sz w:val="22"/>
        </w:rPr>
      </w:pPr>
      <w:hyperlink w:anchor="_Toc109421191" w:history="1">
        <w:r w:rsidR="002B2ED8" w:rsidRPr="00031253">
          <w:rPr>
            <w:rStyle w:val="Hyperlink"/>
            <w:noProof/>
          </w:rPr>
          <w:t>4.4.2.</w:t>
        </w:r>
        <w:r w:rsidR="002B2ED8">
          <w:rPr>
            <w:rFonts w:asciiTheme="minorHAnsi" w:eastAsiaTheme="minorEastAsia" w:hAnsiTheme="minorHAnsi"/>
            <w:noProof/>
            <w:sz w:val="22"/>
          </w:rPr>
          <w:tab/>
        </w:r>
        <w:r w:rsidR="002B2ED8" w:rsidRPr="00031253">
          <w:rPr>
            <w:rStyle w:val="Hyperlink"/>
            <w:noProof/>
          </w:rPr>
          <w:t>INPUT AND OUTPUT PROCESSING</w:t>
        </w:r>
        <w:r w:rsidR="002B2ED8">
          <w:rPr>
            <w:noProof/>
            <w:webHidden/>
          </w:rPr>
          <w:tab/>
        </w:r>
        <w:r w:rsidR="002B2ED8">
          <w:rPr>
            <w:noProof/>
            <w:webHidden/>
          </w:rPr>
          <w:fldChar w:fldCharType="begin"/>
        </w:r>
        <w:r w:rsidR="002B2ED8">
          <w:rPr>
            <w:noProof/>
            <w:webHidden/>
          </w:rPr>
          <w:instrText xml:space="preserve"> PAGEREF _Toc109421191 \h </w:instrText>
        </w:r>
        <w:r w:rsidR="002B2ED8">
          <w:rPr>
            <w:noProof/>
            <w:webHidden/>
          </w:rPr>
        </w:r>
        <w:r w:rsidR="002B2ED8">
          <w:rPr>
            <w:noProof/>
            <w:webHidden/>
          </w:rPr>
          <w:fldChar w:fldCharType="separate"/>
        </w:r>
        <w:r w:rsidR="002B2ED8">
          <w:rPr>
            <w:noProof/>
            <w:webHidden/>
          </w:rPr>
          <w:t>40</w:t>
        </w:r>
        <w:r w:rsidR="002B2ED8">
          <w:rPr>
            <w:noProof/>
            <w:webHidden/>
          </w:rPr>
          <w:fldChar w:fldCharType="end"/>
        </w:r>
      </w:hyperlink>
    </w:p>
    <w:p w14:paraId="7E2C40F4" w14:textId="2B66BFC0" w:rsidR="002B2ED8" w:rsidRDefault="00000000">
      <w:pPr>
        <w:pStyle w:val="TOC3"/>
        <w:tabs>
          <w:tab w:val="left" w:pos="1320"/>
          <w:tab w:val="right" w:leader="dot" w:pos="9350"/>
        </w:tabs>
        <w:rPr>
          <w:rFonts w:asciiTheme="minorHAnsi" w:eastAsiaTheme="minorEastAsia" w:hAnsiTheme="minorHAnsi"/>
          <w:noProof/>
          <w:sz w:val="22"/>
        </w:rPr>
      </w:pPr>
      <w:hyperlink w:anchor="_Toc109421192" w:history="1">
        <w:r w:rsidR="002B2ED8" w:rsidRPr="00031253">
          <w:rPr>
            <w:rStyle w:val="Hyperlink"/>
            <w:noProof/>
          </w:rPr>
          <w:t>4.4.3.</w:t>
        </w:r>
        <w:r w:rsidR="002B2ED8">
          <w:rPr>
            <w:rFonts w:asciiTheme="minorHAnsi" w:eastAsiaTheme="minorEastAsia" w:hAnsiTheme="minorHAnsi"/>
            <w:noProof/>
            <w:sz w:val="22"/>
          </w:rPr>
          <w:tab/>
        </w:r>
        <w:r w:rsidR="002B2ED8" w:rsidRPr="00031253">
          <w:rPr>
            <w:rStyle w:val="Hyperlink"/>
            <w:noProof/>
          </w:rPr>
          <w:t>OUTPUT GENERATION</w:t>
        </w:r>
        <w:r w:rsidR="002B2ED8">
          <w:rPr>
            <w:noProof/>
            <w:webHidden/>
          </w:rPr>
          <w:tab/>
        </w:r>
        <w:r w:rsidR="002B2ED8">
          <w:rPr>
            <w:noProof/>
            <w:webHidden/>
          </w:rPr>
          <w:fldChar w:fldCharType="begin"/>
        </w:r>
        <w:r w:rsidR="002B2ED8">
          <w:rPr>
            <w:noProof/>
            <w:webHidden/>
          </w:rPr>
          <w:instrText xml:space="preserve"> PAGEREF _Toc109421192 \h </w:instrText>
        </w:r>
        <w:r w:rsidR="002B2ED8">
          <w:rPr>
            <w:noProof/>
            <w:webHidden/>
          </w:rPr>
        </w:r>
        <w:r w:rsidR="002B2ED8">
          <w:rPr>
            <w:noProof/>
            <w:webHidden/>
          </w:rPr>
          <w:fldChar w:fldCharType="separate"/>
        </w:r>
        <w:r w:rsidR="002B2ED8">
          <w:rPr>
            <w:noProof/>
            <w:webHidden/>
          </w:rPr>
          <w:t>41</w:t>
        </w:r>
        <w:r w:rsidR="002B2ED8">
          <w:rPr>
            <w:noProof/>
            <w:webHidden/>
          </w:rPr>
          <w:fldChar w:fldCharType="end"/>
        </w:r>
      </w:hyperlink>
    </w:p>
    <w:p w14:paraId="02C4DA96" w14:textId="35F0AE9A" w:rsidR="002B2ED8" w:rsidRDefault="00000000">
      <w:pPr>
        <w:pStyle w:val="TOC2"/>
        <w:tabs>
          <w:tab w:val="left" w:pos="880"/>
          <w:tab w:val="right" w:leader="dot" w:pos="9350"/>
        </w:tabs>
        <w:rPr>
          <w:rFonts w:asciiTheme="minorHAnsi" w:eastAsiaTheme="minorEastAsia" w:hAnsiTheme="minorHAnsi"/>
          <w:noProof/>
          <w:sz w:val="22"/>
        </w:rPr>
      </w:pPr>
      <w:hyperlink w:anchor="_Toc109421193" w:history="1">
        <w:r w:rsidR="002B2ED8" w:rsidRPr="00031253">
          <w:rPr>
            <w:rStyle w:val="Hyperlink"/>
            <w:noProof/>
          </w:rPr>
          <w:t>4.5.</w:t>
        </w:r>
        <w:r w:rsidR="002B2ED8">
          <w:rPr>
            <w:rFonts w:asciiTheme="minorHAnsi" w:eastAsiaTheme="minorEastAsia" w:hAnsiTheme="minorHAnsi"/>
            <w:noProof/>
            <w:sz w:val="22"/>
          </w:rPr>
          <w:tab/>
        </w:r>
        <w:r w:rsidR="002B2ED8" w:rsidRPr="00031253">
          <w:rPr>
            <w:rStyle w:val="Hyperlink"/>
            <w:noProof/>
          </w:rPr>
          <w:t>SYSTEM EVALUATION</w:t>
        </w:r>
        <w:r w:rsidR="002B2ED8">
          <w:rPr>
            <w:noProof/>
            <w:webHidden/>
          </w:rPr>
          <w:tab/>
        </w:r>
        <w:r w:rsidR="002B2ED8">
          <w:rPr>
            <w:noProof/>
            <w:webHidden/>
          </w:rPr>
          <w:fldChar w:fldCharType="begin"/>
        </w:r>
        <w:r w:rsidR="002B2ED8">
          <w:rPr>
            <w:noProof/>
            <w:webHidden/>
          </w:rPr>
          <w:instrText xml:space="preserve"> PAGEREF _Toc109421193 \h </w:instrText>
        </w:r>
        <w:r w:rsidR="002B2ED8">
          <w:rPr>
            <w:noProof/>
            <w:webHidden/>
          </w:rPr>
        </w:r>
        <w:r w:rsidR="002B2ED8">
          <w:rPr>
            <w:noProof/>
            <w:webHidden/>
          </w:rPr>
          <w:fldChar w:fldCharType="separate"/>
        </w:r>
        <w:r w:rsidR="002B2ED8">
          <w:rPr>
            <w:noProof/>
            <w:webHidden/>
          </w:rPr>
          <w:t>42</w:t>
        </w:r>
        <w:r w:rsidR="002B2ED8">
          <w:rPr>
            <w:noProof/>
            <w:webHidden/>
          </w:rPr>
          <w:fldChar w:fldCharType="end"/>
        </w:r>
      </w:hyperlink>
    </w:p>
    <w:p w14:paraId="55026F67" w14:textId="6C841F5E" w:rsidR="002B2ED8" w:rsidRDefault="00000000">
      <w:pPr>
        <w:pStyle w:val="TOC1"/>
        <w:tabs>
          <w:tab w:val="right" w:leader="dot" w:pos="9350"/>
        </w:tabs>
        <w:rPr>
          <w:rFonts w:asciiTheme="minorHAnsi" w:eastAsiaTheme="minorEastAsia" w:hAnsiTheme="minorHAnsi"/>
          <w:b w:val="0"/>
          <w:noProof/>
          <w:sz w:val="22"/>
        </w:rPr>
      </w:pPr>
      <w:hyperlink w:anchor="_Toc109421194" w:history="1">
        <w:r w:rsidR="002B2ED8" w:rsidRPr="00031253">
          <w:rPr>
            <w:rStyle w:val="Hyperlink"/>
            <w:noProof/>
          </w:rPr>
          <w:t>CHAPTER FIVE</w:t>
        </w:r>
        <w:r w:rsidR="002B2ED8">
          <w:rPr>
            <w:noProof/>
            <w:webHidden/>
          </w:rPr>
          <w:tab/>
        </w:r>
        <w:r w:rsidR="002B2ED8">
          <w:rPr>
            <w:noProof/>
            <w:webHidden/>
          </w:rPr>
          <w:fldChar w:fldCharType="begin"/>
        </w:r>
        <w:r w:rsidR="002B2ED8">
          <w:rPr>
            <w:noProof/>
            <w:webHidden/>
          </w:rPr>
          <w:instrText xml:space="preserve"> PAGEREF _Toc109421194 \h </w:instrText>
        </w:r>
        <w:r w:rsidR="002B2ED8">
          <w:rPr>
            <w:noProof/>
            <w:webHidden/>
          </w:rPr>
        </w:r>
        <w:r w:rsidR="002B2ED8">
          <w:rPr>
            <w:noProof/>
            <w:webHidden/>
          </w:rPr>
          <w:fldChar w:fldCharType="separate"/>
        </w:r>
        <w:r w:rsidR="002B2ED8">
          <w:rPr>
            <w:noProof/>
            <w:webHidden/>
          </w:rPr>
          <w:t>48</w:t>
        </w:r>
        <w:r w:rsidR="002B2ED8">
          <w:rPr>
            <w:noProof/>
            <w:webHidden/>
          </w:rPr>
          <w:fldChar w:fldCharType="end"/>
        </w:r>
      </w:hyperlink>
    </w:p>
    <w:p w14:paraId="5978A420" w14:textId="4A1D2CF8" w:rsidR="002B2ED8" w:rsidRDefault="00000000">
      <w:pPr>
        <w:pStyle w:val="TOC1"/>
        <w:tabs>
          <w:tab w:val="right" w:leader="dot" w:pos="9350"/>
        </w:tabs>
        <w:rPr>
          <w:rFonts w:asciiTheme="minorHAnsi" w:eastAsiaTheme="minorEastAsia" w:hAnsiTheme="minorHAnsi"/>
          <w:b w:val="0"/>
          <w:noProof/>
          <w:sz w:val="22"/>
        </w:rPr>
      </w:pPr>
      <w:hyperlink w:anchor="_Toc109421195" w:history="1">
        <w:r w:rsidR="002B2ED8" w:rsidRPr="00031253">
          <w:rPr>
            <w:rStyle w:val="Hyperlink"/>
            <w:noProof/>
          </w:rPr>
          <w:t xml:space="preserve"> SUMMARY, RECOMMENDATIONS, AND CONCLUSION</w:t>
        </w:r>
        <w:r w:rsidR="002B2ED8">
          <w:rPr>
            <w:noProof/>
            <w:webHidden/>
          </w:rPr>
          <w:tab/>
        </w:r>
        <w:r w:rsidR="002B2ED8">
          <w:rPr>
            <w:noProof/>
            <w:webHidden/>
          </w:rPr>
          <w:fldChar w:fldCharType="begin"/>
        </w:r>
        <w:r w:rsidR="002B2ED8">
          <w:rPr>
            <w:noProof/>
            <w:webHidden/>
          </w:rPr>
          <w:instrText xml:space="preserve"> PAGEREF _Toc109421195 \h </w:instrText>
        </w:r>
        <w:r w:rsidR="002B2ED8">
          <w:rPr>
            <w:noProof/>
            <w:webHidden/>
          </w:rPr>
        </w:r>
        <w:r w:rsidR="002B2ED8">
          <w:rPr>
            <w:noProof/>
            <w:webHidden/>
          </w:rPr>
          <w:fldChar w:fldCharType="separate"/>
        </w:r>
        <w:r w:rsidR="002B2ED8">
          <w:rPr>
            <w:noProof/>
            <w:webHidden/>
          </w:rPr>
          <w:t>48</w:t>
        </w:r>
        <w:r w:rsidR="002B2ED8">
          <w:rPr>
            <w:noProof/>
            <w:webHidden/>
          </w:rPr>
          <w:fldChar w:fldCharType="end"/>
        </w:r>
      </w:hyperlink>
    </w:p>
    <w:p w14:paraId="043D4B13" w14:textId="53D50068" w:rsidR="002B2ED8" w:rsidRDefault="00000000">
      <w:pPr>
        <w:pStyle w:val="TOC2"/>
        <w:tabs>
          <w:tab w:val="left" w:pos="880"/>
          <w:tab w:val="right" w:leader="dot" w:pos="9350"/>
        </w:tabs>
        <w:rPr>
          <w:rFonts w:asciiTheme="minorHAnsi" w:eastAsiaTheme="minorEastAsia" w:hAnsiTheme="minorHAnsi"/>
          <w:noProof/>
          <w:sz w:val="22"/>
        </w:rPr>
      </w:pPr>
      <w:hyperlink w:anchor="_Toc109421196" w:history="1">
        <w:r w:rsidR="002B2ED8" w:rsidRPr="00031253">
          <w:rPr>
            <w:rStyle w:val="Hyperlink"/>
            <w:noProof/>
          </w:rPr>
          <w:t>5.1.</w:t>
        </w:r>
        <w:r w:rsidR="002B2ED8">
          <w:rPr>
            <w:rFonts w:asciiTheme="minorHAnsi" w:eastAsiaTheme="minorEastAsia" w:hAnsiTheme="minorHAnsi"/>
            <w:noProof/>
            <w:sz w:val="22"/>
          </w:rPr>
          <w:tab/>
        </w:r>
        <w:r w:rsidR="002B2ED8" w:rsidRPr="00031253">
          <w:rPr>
            <w:rStyle w:val="Hyperlink"/>
            <w:noProof/>
          </w:rPr>
          <w:t>SUMMARY</w:t>
        </w:r>
        <w:r w:rsidR="002B2ED8">
          <w:rPr>
            <w:noProof/>
            <w:webHidden/>
          </w:rPr>
          <w:tab/>
        </w:r>
        <w:r w:rsidR="002B2ED8">
          <w:rPr>
            <w:noProof/>
            <w:webHidden/>
          </w:rPr>
          <w:fldChar w:fldCharType="begin"/>
        </w:r>
        <w:r w:rsidR="002B2ED8">
          <w:rPr>
            <w:noProof/>
            <w:webHidden/>
          </w:rPr>
          <w:instrText xml:space="preserve"> PAGEREF _Toc109421196 \h </w:instrText>
        </w:r>
        <w:r w:rsidR="002B2ED8">
          <w:rPr>
            <w:noProof/>
            <w:webHidden/>
          </w:rPr>
        </w:r>
        <w:r w:rsidR="002B2ED8">
          <w:rPr>
            <w:noProof/>
            <w:webHidden/>
          </w:rPr>
          <w:fldChar w:fldCharType="separate"/>
        </w:r>
        <w:r w:rsidR="002B2ED8">
          <w:rPr>
            <w:noProof/>
            <w:webHidden/>
          </w:rPr>
          <w:t>48</w:t>
        </w:r>
        <w:r w:rsidR="002B2ED8">
          <w:rPr>
            <w:noProof/>
            <w:webHidden/>
          </w:rPr>
          <w:fldChar w:fldCharType="end"/>
        </w:r>
      </w:hyperlink>
    </w:p>
    <w:p w14:paraId="3E75DD83" w14:textId="244C336B" w:rsidR="002B2ED8" w:rsidRDefault="00000000">
      <w:pPr>
        <w:pStyle w:val="TOC2"/>
        <w:tabs>
          <w:tab w:val="left" w:pos="880"/>
          <w:tab w:val="right" w:leader="dot" w:pos="9350"/>
        </w:tabs>
        <w:rPr>
          <w:rFonts w:asciiTheme="minorHAnsi" w:eastAsiaTheme="minorEastAsia" w:hAnsiTheme="minorHAnsi"/>
          <w:noProof/>
          <w:sz w:val="22"/>
        </w:rPr>
      </w:pPr>
      <w:hyperlink w:anchor="_Toc109421197" w:history="1">
        <w:r w:rsidR="002B2ED8" w:rsidRPr="00031253">
          <w:rPr>
            <w:rStyle w:val="Hyperlink"/>
            <w:noProof/>
          </w:rPr>
          <w:t>5.2.</w:t>
        </w:r>
        <w:r w:rsidR="002B2ED8">
          <w:rPr>
            <w:rFonts w:asciiTheme="minorHAnsi" w:eastAsiaTheme="minorEastAsia" w:hAnsiTheme="minorHAnsi"/>
            <w:noProof/>
            <w:sz w:val="22"/>
          </w:rPr>
          <w:tab/>
        </w:r>
        <w:r w:rsidR="002B2ED8" w:rsidRPr="00031253">
          <w:rPr>
            <w:rStyle w:val="Hyperlink"/>
            <w:noProof/>
          </w:rPr>
          <w:t>RECOMMENDATIONS</w:t>
        </w:r>
        <w:r w:rsidR="002B2ED8">
          <w:rPr>
            <w:noProof/>
            <w:webHidden/>
          </w:rPr>
          <w:tab/>
        </w:r>
        <w:r w:rsidR="002B2ED8">
          <w:rPr>
            <w:noProof/>
            <w:webHidden/>
          </w:rPr>
          <w:fldChar w:fldCharType="begin"/>
        </w:r>
        <w:r w:rsidR="002B2ED8">
          <w:rPr>
            <w:noProof/>
            <w:webHidden/>
          </w:rPr>
          <w:instrText xml:space="preserve"> PAGEREF _Toc109421197 \h </w:instrText>
        </w:r>
        <w:r w:rsidR="002B2ED8">
          <w:rPr>
            <w:noProof/>
            <w:webHidden/>
          </w:rPr>
        </w:r>
        <w:r w:rsidR="002B2ED8">
          <w:rPr>
            <w:noProof/>
            <w:webHidden/>
          </w:rPr>
          <w:fldChar w:fldCharType="separate"/>
        </w:r>
        <w:r w:rsidR="002B2ED8">
          <w:rPr>
            <w:noProof/>
            <w:webHidden/>
          </w:rPr>
          <w:t>48</w:t>
        </w:r>
        <w:r w:rsidR="002B2ED8">
          <w:rPr>
            <w:noProof/>
            <w:webHidden/>
          </w:rPr>
          <w:fldChar w:fldCharType="end"/>
        </w:r>
      </w:hyperlink>
    </w:p>
    <w:p w14:paraId="4ABFBA9D" w14:textId="4256ECFC" w:rsidR="002B2ED8" w:rsidRDefault="00000000">
      <w:pPr>
        <w:pStyle w:val="TOC2"/>
        <w:tabs>
          <w:tab w:val="left" w:pos="880"/>
          <w:tab w:val="right" w:leader="dot" w:pos="9350"/>
        </w:tabs>
        <w:rPr>
          <w:rFonts w:asciiTheme="minorHAnsi" w:eastAsiaTheme="minorEastAsia" w:hAnsiTheme="minorHAnsi"/>
          <w:noProof/>
          <w:sz w:val="22"/>
        </w:rPr>
      </w:pPr>
      <w:hyperlink w:anchor="_Toc109421198" w:history="1">
        <w:r w:rsidR="002B2ED8" w:rsidRPr="00031253">
          <w:rPr>
            <w:rStyle w:val="Hyperlink"/>
            <w:noProof/>
          </w:rPr>
          <w:t>5.3.</w:t>
        </w:r>
        <w:r w:rsidR="002B2ED8">
          <w:rPr>
            <w:rFonts w:asciiTheme="minorHAnsi" w:eastAsiaTheme="minorEastAsia" w:hAnsiTheme="minorHAnsi"/>
            <w:noProof/>
            <w:sz w:val="22"/>
          </w:rPr>
          <w:tab/>
        </w:r>
        <w:r w:rsidR="002B2ED8" w:rsidRPr="00031253">
          <w:rPr>
            <w:rStyle w:val="Hyperlink"/>
            <w:noProof/>
          </w:rPr>
          <w:t>CONCLUSION</w:t>
        </w:r>
        <w:r w:rsidR="002B2ED8">
          <w:rPr>
            <w:noProof/>
            <w:webHidden/>
          </w:rPr>
          <w:tab/>
        </w:r>
        <w:r w:rsidR="002B2ED8">
          <w:rPr>
            <w:noProof/>
            <w:webHidden/>
          </w:rPr>
          <w:fldChar w:fldCharType="begin"/>
        </w:r>
        <w:r w:rsidR="002B2ED8">
          <w:rPr>
            <w:noProof/>
            <w:webHidden/>
          </w:rPr>
          <w:instrText xml:space="preserve"> PAGEREF _Toc109421198 \h </w:instrText>
        </w:r>
        <w:r w:rsidR="002B2ED8">
          <w:rPr>
            <w:noProof/>
            <w:webHidden/>
          </w:rPr>
        </w:r>
        <w:r w:rsidR="002B2ED8">
          <w:rPr>
            <w:noProof/>
            <w:webHidden/>
          </w:rPr>
          <w:fldChar w:fldCharType="separate"/>
        </w:r>
        <w:r w:rsidR="002B2ED8">
          <w:rPr>
            <w:noProof/>
            <w:webHidden/>
          </w:rPr>
          <w:t>49</w:t>
        </w:r>
        <w:r w:rsidR="002B2ED8">
          <w:rPr>
            <w:noProof/>
            <w:webHidden/>
          </w:rPr>
          <w:fldChar w:fldCharType="end"/>
        </w:r>
      </w:hyperlink>
    </w:p>
    <w:p w14:paraId="3866F293" w14:textId="53BD0954" w:rsidR="002B2ED8" w:rsidRDefault="00000000">
      <w:pPr>
        <w:pStyle w:val="TOC1"/>
        <w:tabs>
          <w:tab w:val="right" w:leader="dot" w:pos="9350"/>
        </w:tabs>
        <w:rPr>
          <w:rFonts w:asciiTheme="minorHAnsi" w:eastAsiaTheme="minorEastAsia" w:hAnsiTheme="minorHAnsi"/>
          <w:b w:val="0"/>
          <w:noProof/>
          <w:sz w:val="22"/>
        </w:rPr>
      </w:pPr>
      <w:hyperlink w:anchor="_Toc109421199" w:history="1">
        <w:r w:rsidR="002B2ED8" w:rsidRPr="00031253">
          <w:rPr>
            <w:rStyle w:val="Hyperlink"/>
            <w:noProof/>
          </w:rPr>
          <w:t>REFERENCES</w:t>
        </w:r>
        <w:r w:rsidR="002B2ED8">
          <w:rPr>
            <w:noProof/>
            <w:webHidden/>
          </w:rPr>
          <w:tab/>
        </w:r>
        <w:r w:rsidR="002B2ED8">
          <w:rPr>
            <w:noProof/>
            <w:webHidden/>
          </w:rPr>
          <w:fldChar w:fldCharType="begin"/>
        </w:r>
        <w:r w:rsidR="002B2ED8">
          <w:rPr>
            <w:noProof/>
            <w:webHidden/>
          </w:rPr>
          <w:instrText xml:space="preserve"> PAGEREF _Toc109421199 \h </w:instrText>
        </w:r>
        <w:r w:rsidR="002B2ED8">
          <w:rPr>
            <w:noProof/>
            <w:webHidden/>
          </w:rPr>
        </w:r>
        <w:r w:rsidR="002B2ED8">
          <w:rPr>
            <w:noProof/>
            <w:webHidden/>
          </w:rPr>
          <w:fldChar w:fldCharType="separate"/>
        </w:r>
        <w:r w:rsidR="002B2ED8">
          <w:rPr>
            <w:noProof/>
            <w:webHidden/>
          </w:rPr>
          <w:t>50</w:t>
        </w:r>
        <w:r w:rsidR="002B2ED8">
          <w:rPr>
            <w:noProof/>
            <w:webHidden/>
          </w:rPr>
          <w:fldChar w:fldCharType="end"/>
        </w:r>
      </w:hyperlink>
    </w:p>
    <w:p w14:paraId="7F0FB589" w14:textId="6074CD90" w:rsidR="00587B7C" w:rsidRDefault="00354119" w:rsidP="00587B7C">
      <w:r>
        <w:fldChar w:fldCharType="end"/>
      </w:r>
    </w:p>
    <w:p w14:paraId="0838A8CC" w14:textId="00B05934" w:rsidR="00E056B3" w:rsidRDefault="00E056B3" w:rsidP="00587B7C"/>
    <w:p w14:paraId="085AD11F" w14:textId="3256A281" w:rsidR="00E056B3" w:rsidRDefault="00E056B3" w:rsidP="00587B7C"/>
    <w:p w14:paraId="40A4F196" w14:textId="6B16F0A0" w:rsidR="00E056B3" w:rsidRDefault="00E056B3" w:rsidP="00587B7C"/>
    <w:p w14:paraId="6A1A175E" w14:textId="471F3FB9" w:rsidR="00E056B3" w:rsidRDefault="00E056B3" w:rsidP="00587B7C"/>
    <w:p w14:paraId="14DC7154" w14:textId="06D12D10" w:rsidR="00E056B3" w:rsidRDefault="00E056B3" w:rsidP="00587B7C"/>
    <w:p w14:paraId="21BA8240" w14:textId="1198023D" w:rsidR="00E056B3" w:rsidRDefault="00E056B3" w:rsidP="00587B7C"/>
    <w:p w14:paraId="0F9A94C9" w14:textId="1DD7944D" w:rsidR="00E056B3" w:rsidRDefault="00E056B3" w:rsidP="00587B7C"/>
    <w:p w14:paraId="72611F44" w14:textId="11A1CB8D" w:rsidR="00E056B3" w:rsidRDefault="00E056B3" w:rsidP="00587B7C"/>
    <w:p w14:paraId="070A9773" w14:textId="0236A03D" w:rsidR="00E056B3" w:rsidRDefault="00E056B3" w:rsidP="00587B7C"/>
    <w:p w14:paraId="04ADF94A" w14:textId="62646A91" w:rsidR="00E056B3" w:rsidRDefault="00E056B3" w:rsidP="00587B7C"/>
    <w:p w14:paraId="41591D09" w14:textId="143D0DD2" w:rsidR="00E056B3" w:rsidRDefault="00E056B3" w:rsidP="00587B7C"/>
    <w:p w14:paraId="498765DA" w14:textId="77777777" w:rsidR="00E056B3" w:rsidRPr="00587B7C" w:rsidRDefault="00E056B3" w:rsidP="00587B7C"/>
    <w:p w14:paraId="6F6448AC" w14:textId="554D8932" w:rsidR="004F2CC3" w:rsidRDefault="00984125" w:rsidP="00984125">
      <w:pPr>
        <w:pStyle w:val="Intro-heading"/>
      </w:pPr>
      <w:bookmarkStart w:id="5" w:name="_Toc109421131"/>
      <w:r>
        <w:lastRenderedPageBreak/>
        <w:t>LIST OF TABLES</w:t>
      </w:r>
      <w:bookmarkEnd w:id="5"/>
    </w:p>
    <w:p w14:paraId="7DC2629A" w14:textId="1E11ECE5" w:rsidR="00C0612B" w:rsidRDefault="00C0612B">
      <w:pPr>
        <w:pStyle w:val="TableofFigures"/>
        <w:tabs>
          <w:tab w:val="right" w:leader="dot" w:pos="9350"/>
        </w:tabs>
        <w:rPr>
          <w:rFonts w:asciiTheme="minorHAnsi" w:eastAsiaTheme="minorEastAsia" w:hAnsiTheme="minorHAnsi"/>
          <w:noProof/>
          <w:sz w:val="22"/>
        </w:rPr>
      </w:pPr>
      <w:r>
        <w:fldChar w:fldCharType="begin"/>
      </w:r>
      <w:r>
        <w:instrText xml:space="preserve"> TOC \h \z \c "Table" </w:instrText>
      </w:r>
      <w:r>
        <w:fldChar w:fldCharType="separate"/>
      </w:r>
      <w:hyperlink w:anchor="_Toc106291058" w:history="1">
        <w:r w:rsidRPr="00915AA7">
          <w:rPr>
            <w:rStyle w:val="Hyperlink"/>
            <w:noProof/>
          </w:rPr>
          <w:t>Table 2.1:Comparative Review of Existing Bible Apps</w:t>
        </w:r>
        <w:r>
          <w:rPr>
            <w:noProof/>
            <w:webHidden/>
          </w:rPr>
          <w:tab/>
        </w:r>
        <w:r>
          <w:rPr>
            <w:noProof/>
            <w:webHidden/>
          </w:rPr>
          <w:fldChar w:fldCharType="begin"/>
        </w:r>
        <w:r>
          <w:rPr>
            <w:noProof/>
            <w:webHidden/>
          </w:rPr>
          <w:instrText xml:space="preserve"> PAGEREF _Toc106291058 \h </w:instrText>
        </w:r>
        <w:r>
          <w:rPr>
            <w:noProof/>
            <w:webHidden/>
          </w:rPr>
        </w:r>
        <w:r>
          <w:rPr>
            <w:noProof/>
            <w:webHidden/>
          </w:rPr>
          <w:fldChar w:fldCharType="separate"/>
        </w:r>
        <w:r w:rsidR="004A6B4E">
          <w:rPr>
            <w:noProof/>
            <w:webHidden/>
          </w:rPr>
          <w:t>25</w:t>
        </w:r>
        <w:r>
          <w:rPr>
            <w:noProof/>
            <w:webHidden/>
          </w:rPr>
          <w:fldChar w:fldCharType="end"/>
        </w:r>
      </w:hyperlink>
    </w:p>
    <w:p w14:paraId="254DBAF6" w14:textId="6337D9BD" w:rsidR="00C0612B" w:rsidRDefault="00000000">
      <w:pPr>
        <w:pStyle w:val="TableofFigures"/>
        <w:tabs>
          <w:tab w:val="right" w:leader="dot" w:pos="9350"/>
        </w:tabs>
        <w:rPr>
          <w:rFonts w:asciiTheme="minorHAnsi" w:eastAsiaTheme="minorEastAsia" w:hAnsiTheme="minorHAnsi"/>
          <w:noProof/>
          <w:sz w:val="22"/>
        </w:rPr>
      </w:pPr>
      <w:hyperlink w:anchor="_Toc106291059" w:history="1">
        <w:r w:rsidR="00C0612B" w:rsidRPr="00915AA7">
          <w:rPr>
            <w:rStyle w:val="Hyperlink"/>
            <w:noProof/>
          </w:rPr>
          <w:t>Table 4.1: Software requirements</w:t>
        </w:r>
        <w:r w:rsidR="00C0612B">
          <w:rPr>
            <w:noProof/>
            <w:webHidden/>
          </w:rPr>
          <w:tab/>
        </w:r>
        <w:r w:rsidR="00C0612B">
          <w:rPr>
            <w:noProof/>
            <w:webHidden/>
          </w:rPr>
          <w:fldChar w:fldCharType="begin"/>
        </w:r>
        <w:r w:rsidR="00C0612B">
          <w:rPr>
            <w:noProof/>
            <w:webHidden/>
          </w:rPr>
          <w:instrText xml:space="preserve"> PAGEREF _Toc106291059 \h </w:instrText>
        </w:r>
        <w:r w:rsidR="00C0612B">
          <w:rPr>
            <w:noProof/>
            <w:webHidden/>
          </w:rPr>
        </w:r>
        <w:r w:rsidR="00C0612B">
          <w:rPr>
            <w:noProof/>
            <w:webHidden/>
          </w:rPr>
          <w:fldChar w:fldCharType="separate"/>
        </w:r>
        <w:r w:rsidR="004A6B4E">
          <w:rPr>
            <w:noProof/>
            <w:webHidden/>
          </w:rPr>
          <w:t>36</w:t>
        </w:r>
        <w:r w:rsidR="00C0612B">
          <w:rPr>
            <w:noProof/>
            <w:webHidden/>
          </w:rPr>
          <w:fldChar w:fldCharType="end"/>
        </w:r>
      </w:hyperlink>
    </w:p>
    <w:p w14:paraId="320A4383" w14:textId="1EB6DCA8" w:rsidR="00C0612B" w:rsidRDefault="00000000">
      <w:pPr>
        <w:pStyle w:val="TableofFigures"/>
        <w:tabs>
          <w:tab w:val="right" w:leader="dot" w:pos="9350"/>
        </w:tabs>
        <w:rPr>
          <w:rFonts w:asciiTheme="minorHAnsi" w:eastAsiaTheme="minorEastAsia" w:hAnsiTheme="minorHAnsi"/>
          <w:noProof/>
          <w:sz w:val="22"/>
        </w:rPr>
      </w:pPr>
      <w:hyperlink w:anchor="_Toc106291060" w:history="1">
        <w:r w:rsidR="00C0612B" w:rsidRPr="00915AA7">
          <w:rPr>
            <w:rStyle w:val="Hyperlink"/>
            <w:noProof/>
          </w:rPr>
          <w:t>Table 4.2: Hardware Deployment Requirement</w:t>
        </w:r>
        <w:r w:rsidR="00C0612B">
          <w:rPr>
            <w:noProof/>
            <w:webHidden/>
          </w:rPr>
          <w:tab/>
        </w:r>
        <w:r w:rsidR="00C0612B">
          <w:rPr>
            <w:noProof/>
            <w:webHidden/>
          </w:rPr>
          <w:fldChar w:fldCharType="begin"/>
        </w:r>
        <w:r w:rsidR="00C0612B">
          <w:rPr>
            <w:noProof/>
            <w:webHidden/>
          </w:rPr>
          <w:instrText xml:space="preserve"> PAGEREF _Toc106291060 \h </w:instrText>
        </w:r>
        <w:r w:rsidR="00C0612B">
          <w:rPr>
            <w:noProof/>
            <w:webHidden/>
          </w:rPr>
        </w:r>
        <w:r w:rsidR="00C0612B">
          <w:rPr>
            <w:noProof/>
            <w:webHidden/>
          </w:rPr>
          <w:fldChar w:fldCharType="separate"/>
        </w:r>
        <w:r w:rsidR="004A6B4E">
          <w:rPr>
            <w:noProof/>
            <w:webHidden/>
          </w:rPr>
          <w:t>37</w:t>
        </w:r>
        <w:r w:rsidR="00C0612B">
          <w:rPr>
            <w:noProof/>
            <w:webHidden/>
          </w:rPr>
          <w:fldChar w:fldCharType="end"/>
        </w:r>
      </w:hyperlink>
    </w:p>
    <w:p w14:paraId="4ECCD1C1" w14:textId="5C5D43A7" w:rsidR="00C0612B" w:rsidRDefault="00000000">
      <w:pPr>
        <w:pStyle w:val="TableofFigures"/>
        <w:tabs>
          <w:tab w:val="right" w:leader="dot" w:pos="9350"/>
        </w:tabs>
        <w:rPr>
          <w:rFonts w:asciiTheme="minorHAnsi" w:eastAsiaTheme="minorEastAsia" w:hAnsiTheme="minorHAnsi"/>
          <w:noProof/>
          <w:sz w:val="22"/>
        </w:rPr>
      </w:pPr>
      <w:hyperlink w:anchor="_Toc106291061" w:history="1">
        <w:r w:rsidR="00C0612B" w:rsidRPr="00915AA7">
          <w:rPr>
            <w:rStyle w:val="Hyperlink"/>
            <w:noProof/>
          </w:rPr>
          <w:t>Table 4.3: Software Deployment Requirements</w:t>
        </w:r>
        <w:r w:rsidR="00C0612B">
          <w:rPr>
            <w:noProof/>
            <w:webHidden/>
          </w:rPr>
          <w:tab/>
        </w:r>
        <w:r w:rsidR="00C0612B">
          <w:rPr>
            <w:noProof/>
            <w:webHidden/>
          </w:rPr>
          <w:fldChar w:fldCharType="begin"/>
        </w:r>
        <w:r w:rsidR="00C0612B">
          <w:rPr>
            <w:noProof/>
            <w:webHidden/>
          </w:rPr>
          <w:instrText xml:space="preserve"> PAGEREF _Toc106291061 \h </w:instrText>
        </w:r>
        <w:r w:rsidR="00C0612B">
          <w:rPr>
            <w:noProof/>
            <w:webHidden/>
          </w:rPr>
        </w:r>
        <w:r w:rsidR="00C0612B">
          <w:rPr>
            <w:noProof/>
            <w:webHidden/>
          </w:rPr>
          <w:fldChar w:fldCharType="separate"/>
        </w:r>
        <w:r w:rsidR="004A6B4E">
          <w:rPr>
            <w:noProof/>
            <w:webHidden/>
          </w:rPr>
          <w:t>37</w:t>
        </w:r>
        <w:r w:rsidR="00C0612B">
          <w:rPr>
            <w:noProof/>
            <w:webHidden/>
          </w:rPr>
          <w:fldChar w:fldCharType="end"/>
        </w:r>
      </w:hyperlink>
    </w:p>
    <w:p w14:paraId="02FE29F0" w14:textId="2297B8CD" w:rsidR="00984125" w:rsidRDefault="00C0612B" w:rsidP="00B61284">
      <w:r>
        <w:fldChar w:fldCharType="end"/>
      </w:r>
    </w:p>
    <w:p w14:paraId="7DB3C290" w14:textId="77777777" w:rsidR="00984125" w:rsidRDefault="00984125" w:rsidP="00984125"/>
    <w:p w14:paraId="3EC3929A" w14:textId="77777777" w:rsidR="00984125" w:rsidRDefault="00984125" w:rsidP="00984125"/>
    <w:p w14:paraId="61A44F62" w14:textId="77777777" w:rsidR="00984125" w:rsidRDefault="00984125" w:rsidP="00984125"/>
    <w:p w14:paraId="7778624D" w14:textId="77777777" w:rsidR="00984125" w:rsidRDefault="00984125" w:rsidP="00984125"/>
    <w:p w14:paraId="61F43421" w14:textId="77777777" w:rsidR="00984125" w:rsidRDefault="00984125" w:rsidP="00984125"/>
    <w:p w14:paraId="16B7A93B" w14:textId="77777777" w:rsidR="00984125" w:rsidRDefault="00984125" w:rsidP="00984125"/>
    <w:p w14:paraId="299FCD82" w14:textId="77777777" w:rsidR="00984125" w:rsidRDefault="00984125" w:rsidP="00984125"/>
    <w:p w14:paraId="5B4655FD" w14:textId="77777777" w:rsidR="00984125" w:rsidRDefault="00984125" w:rsidP="00984125"/>
    <w:p w14:paraId="098B9426" w14:textId="77777777" w:rsidR="00984125" w:rsidRDefault="00984125" w:rsidP="00984125"/>
    <w:p w14:paraId="209FD7DA" w14:textId="77777777" w:rsidR="00984125" w:rsidRDefault="00984125" w:rsidP="00984125"/>
    <w:p w14:paraId="3F7185EA" w14:textId="77777777" w:rsidR="00984125" w:rsidRDefault="00984125" w:rsidP="00984125"/>
    <w:p w14:paraId="727B8750" w14:textId="77777777" w:rsidR="00984125" w:rsidRDefault="00984125" w:rsidP="00984125"/>
    <w:p w14:paraId="7475979C" w14:textId="77777777" w:rsidR="00984125" w:rsidRDefault="00984125" w:rsidP="00984125"/>
    <w:p w14:paraId="47DE2D43" w14:textId="77777777" w:rsidR="00984125" w:rsidRDefault="00984125" w:rsidP="00984125"/>
    <w:p w14:paraId="4E239A13" w14:textId="0B8C3E9E" w:rsidR="00B61284" w:rsidRDefault="00B61284" w:rsidP="00984125"/>
    <w:p w14:paraId="085FAF36" w14:textId="53794999" w:rsidR="00A614F3" w:rsidRDefault="00984125" w:rsidP="001E47D9">
      <w:pPr>
        <w:pStyle w:val="Intro-heading"/>
      </w:pPr>
      <w:bookmarkStart w:id="6" w:name="_Toc109421132"/>
      <w:r>
        <w:lastRenderedPageBreak/>
        <w:t xml:space="preserve">LIST OF </w:t>
      </w:r>
      <w:r w:rsidRPr="00B61284">
        <w:t>FIGURE</w:t>
      </w:r>
      <w:r w:rsidR="002020BB">
        <w:t>S</w:t>
      </w:r>
      <w:bookmarkEnd w:id="6"/>
    </w:p>
    <w:p w14:paraId="5DF44F1F" w14:textId="741E0488" w:rsidR="00587B7C" w:rsidRDefault="00A614F3">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06290767" w:history="1">
        <w:r w:rsidR="00587B7C" w:rsidRPr="00B06DEF">
          <w:rPr>
            <w:rStyle w:val="Hyperlink"/>
            <w:noProof/>
          </w:rPr>
          <w:t>Figure 2.1: Speech Recognition model</w:t>
        </w:r>
        <w:r w:rsidR="00587B7C">
          <w:rPr>
            <w:noProof/>
            <w:webHidden/>
          </w:rPr>
          <w:tab/>
        </w:r>
        <w:r w:rsidR="00587B7C">
          <w:rPr>
            <w:noProof/>
            <w:webHidden/>
          </w:rPr>
          <w:fldChar w:fldCharType="begin"/>
        </w:r>
        <w:r w:rsidR="00587B7C">
          <w:rPr>
            <w:noProof/>
            <w:webHidden/>
          </w:rPr>
          <w:instrText xml:space="preserve"> PAGEREF _Toc106290767 \h </w:instrText>
        </w:r>
        <w:r w:rsidR="00587B7C">
          <w:rPr>
            <w:noProof/>
            <w:webHidden/>
          </w:rPr>
        </w:r>
        <w:r w:rsidR="00587B7C">
          <w:rPr>
            <w:noProof/>
            <w:webHidden/>
          </w:rPr>
          <w:fldChar w:fldCharType="separate"/>
        </w:r>
        <w:r w:rsidR="004A6B4E">
          <w:rPr>
            <w:noProof/>
            <w:webHidden/>
          </w:rPr>
          <w:t>13</w:t>
        </w:r>
        <w:r w:rsidR="00587B7C">
          <w:rPr>
            <w:noProof/>
            <w:webHidden/>
          </w:rPr>
          <w:fldChar w:fldCharType="end"/>
        </w:r>
      </w:hyperlink>
    </w:p>
    <w:p w14:paraId="008C3E78" w14:textId="3C4F1207" w:rsidR="00587B7C" w:rsidRDefault="00000000">
      <w:pPr>
        <w:pStyle w:val="TableofFigures"/>
        <w:tabs>
          <w:tab w:val="right" w:leader="dot" w:pos="9350"/>
        </w:tabs>
        <w:rPr>
          <w:rFonts w:asciiTheme="minorHAnsi" w:eastAsiaTheme="minorEastAsia" w:hAnsiTheme="minorHAnsi"/>
          <w:noProof/>
          <w:sz w:val="22"/>
        </w:rPr>
      </w:pPr>
      <w:hyperlink w:anchor="_Toc106290768" w:history="1">
        <w:r w:rsidR="00587B7C" w:rsidRPr="00B06DEF">
          <w:rPr>
            <w:rStyle w:val="Hyperlink"/>
            <w:noProof/>
          </w:rPr>
          <w:t>Figure 2.2:Linear Predictive Coding Process</w:t>
        </w:r>
        <w:r w:rsidR="00587B7C">
          <w:rPr>
            <w:noProof/>
            <w:webHidden/>
          </w:rPr>
          <w:tab/>
        </w:r>
        <w:r w:rsidR="00587B7C">
          <w:rPr>
            <w:noProof/>
            <w:webHidden/>
          </w:rPr>
          <w:fldChar w:fldCharType="begin"/>
        </w:r>
        <w:r w:rsidR="00587B7C">
          <w:rPr>
            <w:noProof/>
            <w:webHidden/>
          </w:rPr>
          <w:instrText xml:space="preserve"> PAGEREF _Toc106290768 \h </w:instrText>
        </w:r>
        <w:r w:rsidR="00587B7C">
          <w:rPr>
            <w:noProof/>
            <w:webHidden/>
          </w:rPr>
        </w:r>
        <w:r w:rsidR="00587B7C">
          <w:rPr>
            <w:noProof/>
            <w:webHidden/>
          </w:rPr>
          <w:fldChar w:fldCharType="separate"/>
        </w:r>
        <w:r w:rsidR="004A6B4E">
          <w:rPr>
            <w:noProof/>
            <w:webHidden/>
          </w:rPr>
          <w:t>14</w:t>
        </w:r>
        <w:r w:rsidR="00587B7C">
          <w:rPr>
            <w:noProof/>
            <w:webHidden/>
          </w:rPr>
          <w:fldChar w:fldCharType="end"/>
        </w:r>
      </w:hyperlink>
    </w:p>
    <w:p w14:paraId="1F452BC8" w14:textId="2438B8FA" w:rsidR="00587B7C" w:rsidRDefault="00000000">
      <w:pPr>
        <w:pStyle w:val="TableofFigures"/>
        <w:tabs>
          <w:tab w:val="right" w:leader="dot" w:pos="9350"/>
        </w:tabs>
        <w:rPr>
          <w:rFonts w:asciiTheme="minorHAnsi" w:eastAsiaTheme="minorEastAsia" w:hAnsiTheme="minorHAnsi"/>
          <w:noProof/>
          <w:sz w:val="22"/>
        </w:rPr>
      </w:pPr>
      <w:hyperlink w:anchor="_Toc106290769" w:history="1">
        <w:r w:rsidR="00587B7C" w:rsidRPr="00B06DEF">
          <w:rPr>
            <w:rStyle w:val="Hyperlink"/>
            <w:noProof/>
          </w:rPr>
          <w:t>Figure 2.3:SpeechToText System Flow</w:t>
        </w:r>
        <w:r w:rsidR="00587B7C">
          <w:rPr>
            <w:noProof/>
            <w:webHidden/>
          </w:rPr>
          <w:tab/>
        </w:r>
        <w:r w:rsidR="00587B7C">
          <w:rPr>
            <w:noProof/>
            <w:webHidden/>
          </w:rPr>
          <w:fldChar w:fldCharType="begin"/>
        </w:r>
        <w:r w:rsidR="00587B7C">
          <w:rPr>
            <w:noProof/>
            <w:webHidden/>
          </w:rPr>
          <w:instrText xml:space="preserve"> PAGEREF _Toc106290769 \h </w:instrText>
        </w:r>
        <w:r w:rsidR="00587B7C">
          <w:rPr>
            <w:noProof/>
            <w:webHidden/>
          </w:rPr>
        </w:r>
        <w:r w:rsidR="00587B7C">
          <w:rPr>
            <w:noProof/>
            <w:webHidden/>
          </w:rPr>
          <w:fldChar w:fldCharType="separate"/>
        </w:r>
        <w:r w:rsidR="004A6B4E">
          <w:rPr>
            <w:noProof/>
            <w:webHidden/>
          </w:rPr>
          <w:t>17</w:t>
        </w:r>
        <w:r w:rsidR="00587B7C">
          <w:rPr>
            <w:noProof/>
            <w:webHidden/>
          </w:rPr>
          <w:fldChar w:fldCharType="end"/>
        </w:r>
      </w:hyperlink>
    </w:p>
    <w:p w14:paraId="3BAD5540" w14:textId="0C7CCF45" w:rsidR="00587B7C" w:rsidRDefault="00000000">
      <w:pPr>
        <w:pStyle w:val="TableofFigures"/>
        <w:tabs>
          <w:tab w:val="right" w:leader="dot" w:pos="9350"/>
        </w:tabs>
        <w:rPr>
          <w:rFonts w:asciiTheme="minorHAnsi" w:eastAsiaTheme="minorEastAsia" w:hAnsiTheme="minorHAnsi"/>
          <w:noProof/>
          <w:sz w:val="22"/>
        </w:rPr>
      </w:pPr>
      <w:hyperlink w:anchor="_Toc106290770" w:history="1">
        <w:r w:rsidR="00587B7C" w:rsidRPr="00B06DEF">
          <w:rPr>
            <w:rStyle w:val="Hyperlink"/>
            <w:noProof/>
          </w:rPr>
          <w:t>Figure 2.4:YouVersion BibleApp</w:t>
        </w:r>
        <w:r w:rsidR="00587B7C">
          <w:rPr>
            <w:noProof/>
            <w:webHidden/>
          </w:rPr>
          <w:tab/>
        </w:r>
        <w:r w:rsidR="00587B7C">
          <w:rPr>
            <w:noProof/>
            <w:webHidden/>
          </w:rPr>
          <w:fldChar w:fldCharType="begin"/>
        </w:r>
        <w:r w:rsidR="00587B7C">
          <w:rPr>
            <w:noProof/>
            <w:webHidden/>
          </w:rPr>
          <w:instrText xml:space="preserve"> PAGEREF _Toc106290770 \h </w:instrText>
        </w:r>
        <w:r w:rsidR="00587B7C">
          <w:rPr>
            <w:noProof/>
            <w:webHidden/>
          </w:rPr>
        </w:r>
        <w:r w:rsidR="00587B7C">
          <w:rPr>
            <w:noProof/>
            <w:webHidden/>
          </w:rPr>
          <w:fldChar w:fldCharType="separate"/>
        </w:r>
        <w:r w:rsidR="004A6B4E">
          <w:rPr>
            <w:noProof/>
            <w:webHidden/>
          </w:rPr>
          <w:t>21</w:t>
        </w:r>
        <w:r w:rsidR="00587B7C">
          <w:rPr>
            <w:noProof/>
            <w:webHidden/>
          </w:rPr>
          <w:fldChar w:fldCharType="end"/>
        </w:r>
      </w:hyperlink>
    </w:p>
    <w:p w14:paraId="03AC4312" w14:textId="40BCBB74" w:rsidR="00587B7C" w:rsidRDefault="00000000">
      <w:pPr>
        <w:pStyle w:val="TableofFigures"/>
        <w:tabs>
          <w:tab w:val="right" w:leader="dot" w:pos="9350"/>
        </w:tabs>
        <w:rPr>
          <w:rFonts w:asciiTheme="minorHAnsi" w:eastAsiaTheme="minorEastAsia" w:hAnsiTheme="minorHAnsi"/>
          <w:noProof/>
          <w:sz w:val="22"/>
        </w:rPr>
      </w:pPr>
      <w:hyperlink w:anchor="_Toc106290771" w:history="1">
        <w:r w:rsidR="00587B7C" w:rsidRPr="00B06DEF">
          <w:rPr>
            <w:rStyle w:val="Hyperlink"/>
            <w:noProof/>
          </w:rPr>
          <w:t>Figure 2.5:Blue Letter BibleApp</w:t>
        </w:r>
        <w:r w:rsidR="00587B7C">
          <w:rPr>
            <w:noProof/>
            <w:webHidden/>
          </w:rPr>
          <w:tab/>
        </w:r>
        <w:r w:rsidR="00587B7C">
          <w:rPr>
            <w:noProof/>
            <w:webHidden/>
          </w:rPr>
          <w:fldChar w:fldCharType="begin"/>
        </w:r>
        <w:r w:rsidR="00587B7C">
          <w:rPr>
            <w:noProof/>
            <w:webHidden/>
          </w:rPr>
          <w:instrText xml:space="preserve"> PAGEREF _Toc106290771 \h </w:instrText>
        </w:r>
        <w:r w:rsidR="00587B7C">
          <w:rPr>
            <w:noProof/>
            <w:webHidden/>
          </w:rPr>
        </w:r>
        <w:r w:rsidR="00587B7C">
          <w:rPr>
            <w:noProof/>
            <w:webHidden/>
          </w:rPr>
          <w:fldChar w:fldCharType="separate"/>
        </w:r>
        <w:r w:rsidR="004A6B4E">
          <w:rPr>
            <w:noProof/>
            <w:webHidden/>
          </w:rPr>
          <w:t>22</w:t>
        </w:r>
        <w:r w:rsidR="00587B7C">
          <w:rPr>
            <w:noProof/>
            <w:webHidden/>
          </w:rPr>
          <w:fldChar w:fldCharType="end"/>
        </w:r>
      </w:hyperlink>
    </w:p>
    <w:p w14:paraId="0295B800" w14:textId="224A440E" w:rsidR="00587B7C" w:rsidRDefault="00000000">
      <w:pPr>
        <w:pStyle w:val="TableofFigures"/>
        <w:tabs>
          <w:tab w:val="right" w:leader="dot" w:pos="9350"/>
        </w:tabs>
        <w:rPr>
          <w:rFonts w:asciiTheme="minorHAnsi" w:eastAsiaTheme="minorEastAsia" w:hAnsiTheme="minorHAnsi"/>
          <w:noProof/>
          <w:sz w:val="22"/>
        </w:rPr>
      </w:pPr>
      <w:hyperlink w:anchor="_Toc106290772" w:history="1">
        <w:r w:rsidR="00587B7C" w:rsidRPr="00B06DEF">
          <w:rPr>
            <w:rStyle w:val="Hyperlink"/>
            <w:noProof/>
          </w:rPr>
          <w:t>Figure 2.6:Olive Tree Bible Software</w:t>
        </w:r>
        <w:r w:rsidR="00587B7C">
          <w:rPr>
            <w:noProof/>
            <w:webHidden/>
          </w:rPr>
          <w:tab/>
        </w:r>
        <w:r w:rsidR="00587B7C">
          <w:rPr>
            <w:noProof/>
            <w:webHidden/>
          </w:rPr>
          <w:fldChar w:fldCharType="begin"/>
        </w:r>
        <w:r w:rsidR="00587B7C">
          <w:rPr>
            <w:noProof/>
            <w:webHidden/>
          </w:rPr>
          <w:instrText xml:space="preserve"> PAGEREF _Toc106290772 \h </w:instrText>
        </w:r>
        <w:r w:rsidR="00587B7C">
          <w:rPr>
            <w:noProof/>
            <w:webHidden/>
          </w:rPr>
        </w:r>
        <w:r w:rsidR="00587B7C">
          <w:rPr>
            <w:noProof/>
            <w:webHidden/>
          </w:rPr>
          <w:fldChar w:fldCharType="separate"/>
        </w:r>
        <w:r w:rsidR="004A6B4E">
          <w:rPr>
            <w:noProof/>
            <w:webHidden/>
          </w:rPr>
          <w:t>23</w:t>
        </w:r>
        <w:r w:rsidR="00587B7C">
          <w:rPr>
            <w:noProof/>
            <w:webHidden/>
          </w:rPr>
          <w:fldChar w:fldCharType="end"/>
        </w:r>
      </w:hyperlink>
    </w:p>
    <w:p w14:paraId="44C07CCA" w14:textId="20562E94" w:rsidR="00587B7C" w:rsidRDefault="00000000">
      <w:pPr>
        <w:pStyle w:val="TableofFigures"/>
        <w:tabs>
          <w:tab w:val="right" w:leader="dot" w:pos="9350"/>
        </w:tabs>
        <w:rPr>
          <w:rFonts w:asciiTheme="minorHAnsi" w:eastAsiaTheme="minorEastAsia" w:hAnsiTheme="minorHAnsi"/>
          <w:noProof/>
          <w:sz w:val="22"/>
        </w:rPr>
      </w:pPr>
      <w:hyperlink w:anchor="_Toc106290773" w:history="1">
        <w:r w:rsidR="00587B7C" w:rsidRPr="00B06DEF">
          <w:rPr>
            <w:rStyle w:val="Hyperlink"/>
            <w:noProof/>
          </w:rPr>
          <w:t>Figure 2.7:Accordance BibleApp</w:t>
        </w:r>
        <w:r w:rsidR="00587B7C">
          <w:rPr>
            <w:noProof/>
            <w:webHidden/>
          </w:rPr>
          <w:tab/>
        </w:r>
        <w:r w:rsidR="00587B7C">
          <w:rPr>
            <w:noProof/>
            <w:webHidden/>
          </w:rPr>
          <w:fldChar w:fldCharType="begin"/>
        </w:r>
        <w:r w:rsidR="00587B7C">
          <w:rPr>
            <w:noProof/>
            <w:webHidden/>
          </w:rPr>
          <w:instrText xml:space="preserve"> PAGEREF _Toc106290773 \h </w:instrText>
        </w:r>
        <w:r w:rsidR="00587B7C">
          <w:rPr>
            <w:noProof/>
            <w:webHidden/>
          </w:rPr>
        </w:r>
        <w:r w:rsidR="00587B7C">
          <w:rPr>
            <w:noProof/>
            <w:webHidden/>
          </w:rPr>
          <w:fldChar w:fldCharType="separate"/>
        </w:r>
        <w:r w:rsidR="004A6B4E">
          <w:rPr>
            <w:noProof/>
            <w:webHidden/>
          </w:rPr>
          <w:t>24</w:t>
        </w:r>
        <w:r w:rsidR="00587B7C">
          <w:rPr>
            <w:noProof/>
            <w:webHidden/>
          </w:rPr>
          <w:fldChar w:fldCharType="end"/>
        </w:r>
      </w:hyperlink>
    </w:p>
    <w:p w14:paraId="27803258" w14:textId="7CE9F31C" w:rsidR="00587B7C" w:rsidRDefault="00000000">
      <w:pPr>
        <w:pStyle w:val="TableofFigures"/>
        <w:tabs>
          <w:tab w:val="right" w:leader="dot" w:pos="9350"/>
        </w:tabs>
        <w:rPr>
          <w:rFonts w:asciiTheme="minorHAnsi" w:eastAsiaTheme="minorEastAsia" w:hAnsiTheme="minorHAnsi"/>
          <w:noProof/>
          <w:sz w:val="22"/>
        </w:rPr>
      </w:pPr>
      <w:hyperlink w:anchor="_Toc106290774" w:history="1">
        <w:r w:rsidR="00587B7C" w:rsidRPr="00B06DEF">
          <w:rPr>
            <w:rStyle w:val="Hyperlink"/>
            <w:noProof/>
          </w:rPr>
          <w:t>Figure 3.1:Chatbot Architecture</w:t>
        </w:r>
        <w:r w:rsidR="00587B7C">
          <w:rPr>
            <w:noProof/>
            <w:webHidden/>
          </w:rPr>
          <w:tab/>
        </w:r>
        <w:r w:rsidR="00587B7C">
          <w:rPr>
            <w:noProof/>
            <w:webHidden/>
          </w:rPr>
          <w:fldChar w:fldCharType="begin"/>
        </w:r>
        <w:r w:rsidR="00587B7C">
          <w:rPr>
            <w:noProof/>
            <w:webHidden/>
          </w:rPr>
          <w:instrText xml:space="preserve"> PAGEREF _Toc106290774 \h </w:instrText>
        </w:r>
        <w:r w:rsidR="00587B7C">
          <w:rPr>
            <w:noProof/>
            <w:webHidden/>
          </w:rPr>
        </w:r>
        <w:r w:rsidR="00587B7C">
          <w:rPr>
            <w:noProof/>
            <w:webHidden/>
          </w:rPr>
          <w:fldChar w:fldCharType="separate"/>
        </w:r>
        <w:r w:rsidR="004A6B4E">
          <w:rPr>
            <w:noProof/>
            <w:webHidden/>
          </w:rPr>
          <w:t>27</w:t>
        </w:r>
        <w:r w:rsidR="00587B7C">
          <w:rPr>
            <w:noProof/>
            <w:webHidden/>
          </w:rPr>
          <w:fldChar w:fldCharType="end"/>
        </w:r>
      </w:hyperlink>
    </w:p>
    <w:p w14:paraId="7C182618" w14:textId="16F70863" w:rsidR="00587B7C" w:rsidRDefault="00000000">
      <w:pPr>
        <w:pStyle w:val="TableofFigures"/>
        <w:tabs>
          <w:tab w:val="right" w:leader="dot" w:pos="9350"/>
        </w:tabs>
        <w:rPr>
          <w:rFonts w:asciiTheme="minorHAnsi" w:eastAsiaTheme="minorEastAsia" w:hAnsiTheme="minorHAnsi"/>
          <w:noProof/>
          <w:sz w:val="22"/>
        </w:rPr>
      </w:pPr>
      <w:hyperlink w:anchor="_Toc106290775" w:history="1">
        <w:r w:rsidR="00587B7C" w:rsidRPr="00B06DEF">
          <w:rPr>
            <w:rStyle w:val="Hyperlink"/>
            <w:noProof/>
          </w:rPr>
          <w:t>Figure 3.2:Use Case Diagram for Chatbot</w:t>
        </w:r>
        <w:r w:rsidR="00587B7C">
          <w:rPr>
            <w:noProof/>
            <w:webHidden/>
          </w:rPr>
          <w:tab/>
        </w:r>
        <w:r w:rsidR="00587B7C">
          <w:rPr>
            <w:noProof/>
            <w:webHidden/>
          </w:rPr>
          <w:fldChar w:fldCharType="begin"/>
        </w:r>
        <w:r w:rsidR="00587B7C">
          <w:rPr>
            <w:noProof/>
            <w:webHidden/>
          </w:rPr>
          <w:instrText xml:space="preserve"> PAGEREF _Toc106290775 \h </w:instrText>
        </w:r>
        <w:r w:rsidR="00587B7C">
          <w:rPr>
            <w:noProof/>
            <w:webHidden/>
          </w:rPr>
        </w:r>
        <w:r w:rsidR="00587B7C">
          <w:rPr>
            <w:noProof/>
            <w:webHidden/>
          </w:rPr>
          <w:fldChar w:fldCharType="separate"/>
        </w:r>
        <w:r w:rsidR="004A6B4E">
          <w:rPr>
            <w:noProof/>
            <w:webHidden/>
          </w:rPr>
          <w:t>31</w:t>
        </w:r>
        <w:r w:rsidR="00587B7C">
          <w:rPr>
            <w:noProof/>
            <w:webHidden/>
          </w:rPr>
          <w:fldChar w:fldCharType="end"/>
        </w:r>
      </w:hyperlink>
    </w:p>
    <w:p w14:paraId="457A558A" w14:textId="6B716C4C" w:rsidR="00587B7C" w:rsidRDefault="00000000">
      <w:pPr>
        <w:pStyle w:val="TableofFigures"/>
        <w:tabs>
          <w:tab w:val="right" w:leader="dot" w:pos="9350"/>
        </w:tabs>
        <w:rPr>
          <w:rFonts w:asciiTheme="minorHAnsi" w:eastAsiaTheme="minorEastAsia" w:hAnsiTheme="minorHAnsi"/>
          <w:noProof/>
          <w:sz w:val="22"/>
        </w:rPr>
      </w:pPr>
      <w:hyperlink w:anchor="_Toc106290776" w:history="1">
        <w:r w:rsidR="00587B7C" w:rsidRPr="00B06DEF">
          <w:rPr>
            <w:rStyle w:val="Hyperlink"/>
            <w:noProof/>
          </w:rPr>
          <w:t>Figure 3.3:Activity Diagram for Bible Study</w:t>
        </w:r>
        <w:r w:rsidR="00587B7C">
          <w:rPr>
            <w:noProof/>
            <w:webHidden/>
          </w:rPr>
          <w:tab/>
        </w:r>
        <w:r w:rsidR="00587B7C">
          <w:rPr>
            <w:noProof/>
            <w:webHidden/>
          </w:rPr>
          <w:fldChar w:fldCharType="begin"/>
        </w:r>
        <w:r w:rsidR="00587B7C">
          <w:rPr>
            <w:noProof/>
            <w:webHidden/>
          </w:rPr>
          <w:instrText xml:space="preserve"> PAGEREF _Toc106290776 \h </w:instrText>
        </w:r>
        <w:r w:rsidR="00587B7C">
          <w:rPr>
            <w:noProof/>
            <w:webHidden/>
          </w:rPr>
        </w:r>
        <w:r w:rsidR="00587B7C">
          <w:rPr>
            <w:noProof/>
            <w:webHidden/>
          </w:rPr>
          <w:fldChar w:fldCharType="separate"/>
        </w:r>
        <w:r w:rsidR="004A6B4E">
          <w:rPr>
            <w:noProof/>
            <w:webHidden/>
          </w:rPr>
          <w:t>32</w:t>
        </w:r>
        <w:r w:rsidR="00587B7C">
          <w:rPr>
            <w:noProof/>
            <w:webHidden/>
          </w:rPr>
          <w:fldChar w:fldCharType="end"/>
        </w:r>
      </w:hyperlink>
    </w:p>
    <w:p w14:paraId="01305B7D" w14:textId="3D672D0A" w:rsidR="00587B7C" w:rsidRDefault="00000000">
      <w:pPr>
        <w:pStyle w:val="TableofFigures"/>
        <w:tabs>
          <w:tab w:val="right" w:leader="dot" w:pos="9350"/>
        </w:tabs>
        <w:rPr>
          <w:rFonts w:asciiTheme="minorHAnsi" w:eastAsiaTheme="minorEastAsia" w:hAnsiTheme="minorHAnsi"/>
          <w:noProof/>
          <w:sz w:val="22"/>
        </w:rPr>
      </w:pPr>
      <w:hyperlink w:anchor="_Toc106290777" w:history="1">
        <w:r w:rsidR="00587B7C" w:rsidRPr="00B06DEF">
          <w:rPr>
            <w:rStyle w:val="Hyperlink"/>
            <w:noProof/>
          </w:rPr>
          <w:t>Figure 3.4:Activity Diagram for Bible verse search</w:t>
        </w:r>
        <w:r w:rsidR="00587B7C">
          <w:rPr>
            <w:noProof/>
            <w:webHidden/>
          </w:rPr>
          <w:tab/>
        </w:r>
        <w:r w:rsidR="00587B7C">
          <w:rPr>
            <w:noProof/>
            <w:webHidden/>
          </w:rPr>
          <w:fldChar w:fldCharType="begin"/>
        </w:r>
        <w:r w:rsidR="00587B7C">
          <w:rPr>
            <w:noProof/>
            <w:webHidden/>
          </w:rPr>
          <w:instrText xml:space="preserve"> PAGEREF _Toc106290777 \h </w:instrText>
        </w:r>
        <w:r w:rsidR="00587B7C">
          <w:rPr>
            <w:noProof/>
            <w:webHidden/>
          </w:rPr>
        </w:r>
        <w:r w:rsidR="00587B7C">
          <w:rPr>
            <w:noProof/>
            <w:webHidden/>
          </w:rPr>
          <w:fldChar w:fldCharType="separate"/>
        </w:r>
        <w:r w:rsidR="004A6B4E">
          <w:rPr>
            <w:noProof/>
            <w:webHidden/>
          </w:rPr>
          <w:t>33</w:t>
        </w:r>
        <w:r w:rsidR="00587B7C">
          <w:rPr>
            <w:noProof/>
            <w:webHidden/>
          </w:rPr>
          <w:fldChar w:fldCharType="end"/>
        </w:r>
      </w:hyperlink>
    </w:p>
    <w:p w14:paraId="37328169" w14:textId="039EB677" w:rsidR="00587B7C" w:rsidRDefault="00000000">
      <w:pPr>
        <w:pStyle w:val="TableofFigures"/>
        <w:tabs>
          <w:tab w:val="right" w:leader="dot" w:pos="9350"/>
        </w:tabs>
        <w:rPr>
          <w:rFonts w:asciiTheme="minorHAnsi" w:eastAsiaTheme="minorEastAsia" w:hAnsiTheme="minorHAnsi"/>
          <w:noProof/>
          <w:sz w:val="22"/>
        </w:rPr>
      </w:pPr>
      <w:hyperlink w:anchor="_Toc106290778" w:history="1">
        <w:r w:rsidR="00587B7C" w:rsidRPr="00B06DEF">
          <w:rPr>
            <w:rStyle w:val="Hyperlink"/>
            <w:noProof/>
          </w:rPr>
          <w:t>Figure 3.5:Sequence diagram for Bible study</w:t>
        </w:r>
        <w:r w:rsidR="00587B7C">
          <w:rPr>
            <w:noProof/>
            <w:webHidden/>
          </w:rPr>
          <w:tab/>
        </w:r>
        <w:r w:rsidR="00587B7C">
          <w:rPr>
            <w:noProof/>
            <w:webHidden/>
          </w:rPr>
          <w:fldChar w:fldCharType="begin"/>
        </w:r>
        <w:r w:rsidR="00587B7C">
          <w:rPr>
            <w:noProof/>
            <w:webHidden/>
          </w:rPr>
          <w:instrText xml:space="preserve"> PAGEREF _Toc106290778 \h </w:instrText>
        </w:r>
        <w:r w:rsidR="00587B7C">
          <w:rPr>
            <w:noProof/>
            <w:webHidden/>
          </w:rPr>
        </w:r>
        <w:r w:rsidR="00587B7C">
          <w:rPr>
            <w:noProof/>
            <w:webHidden/>
          </w:rPr>
          <w:fldChar w:fldCharType="separate"/>
        </w:r>
        <w:r w:rsidR="004A6B4E">
          <w:rPr>
            <w:noProof/>
            <w:webHidden/>
          </w:rPr>
          <w:t>34</w:t>
        </w:r>
        <w:r w:rsidR="00587B7C">
          <w:rPr>
            <w:noProof/>
            <w:webHidden/>
          </w:rPr>
          <w:fldChar w:fldCharType="end"/>
        </w:r>
      </w:hyperlink>
    </w:p>
    <w:p w14:paraId="279B5910" w14:textId="49311908" w:rsidR="00587B7C" w:rsidRDefault="00000000">
      <w:pPr>
        <w:pStyle w:val="TableofFigures"/>
        <w:tabs>
          <w:tab w:val="right" w:leader="dot" w:pos="9350"/>
        </w:tabs>
        <w:rPr>
          <w:rFonts w:asciiTheme="minorHAnsi" w:eastAsiaTheme="minorEastAsia" w:hAnsiTheme="minorHAnsi"/>
          <w:noProof/>
          <w:sz w:val="22"/>
        </w:rPr>
      </w:pPr>
      <w:hyperlink w:anchor="_Toc106290779" w:history="1">
        <w:r w:rsidR="00587B7C" w:rsidRPr="00B06DEF">
          <w:rPr>
            <w:rStyle w:val="Hyperlink"/>
            <w:noProof/>
          </w:rPr>
          <w:t>Figure 3.6:Sequene diagram for Bible verse search</w:t>
        </w:r>
        <w:r w:rsidR="00587B7C">
          <w:rPr>
            <w:noProof/>
            <w:webHidden/>
          </w:rPr>
          <w:tab/>
        </w:r>
        <w:r w:rsidR="00587B7C">
          <w:rPr>
            <w:noProof/>
            <w:webHidden/>
          </w:rPr>
          <w:fldChar w:fldCharType="begin"/>
        </w:r>
        <w:r w:rsidR="00587B7C">
          <w:rPr>
            <w:noProof/>
            <w:webHidden/>
          </w:rPr>
          <w:instrText xml:space="preserve"> PAGEREF _Toc106290779 \h </w:instrText>
        </w:r>
        <w:r w:rsidR="00587B7C">
          <w:rPr>
            <w:noProof/>
            <w:webHidden/>
          </w:rPr>
        </w:r>
        <w:r w:rsidR="00587B7C">
          <w:rPr>
            <w:noProof/>
            <w:webHidden/>
          </w:rPr>
          <w:fldChar w:fldCharType="separate"/>
        </w:r>
        <w:r w:rsidR="004A6B4E">
          <w:rPr>
            <w:noProof/>
            <w:webHidden/>
          </w:rPr>
          <w:t>35</w:t>
        </w:r>
        <w:r w:rsidR="00587B7C">
          <w:rPr>
            <w:noProof/>
            <w:webHidden/>
          </w:rPr>
          <w:fldChar w:fldCharType="end"/>
        </w:r>
      </w:hyperlink>
    </w:p>
    <w:p w14:paraId="0DB4776F" w14:textId="6488DCFC" w:rsidR="00587B7C" w:rsidRDefault="00000000">
      <w:pPr>
        <w:pStyle w:val="TableofFigures"/>
        <w:tabs>
          <w:tab w:val="right" w:leader="dot" w:pos="9350"/>
        </w:tabs>
        <w:rPr>
          <w:rFonts w:asciiTheme="minorHAnsi" w:eastAsiaTheme="minorEastAsia" w:hAnsiTheme="minorHAnsi"/>
          <w:noProof/>
          <w:sz w:val="22"/>
        </w:rPr>
      </w:pPr>
      <w:hyperlink w:anchor="_Toc106290780" w:history="1">
        <w:r w:rsidR="00587B7C" w:rsidRPr="00B06DEF">
          <w:rPr>
            <w:rStyle w:val="Hyperlink"/>
            <w:noProof/>
          </w:rPr>
          <w:t>Figure 4.1:Flask web framework welcome page</w:t>
        </w:r>
        <w:r w:rsidR="00587B7C">
          <w:rPr>
            <w:noProof/>
            <w:webHidden/>
          </w:rPr>
          <w:tab/>
        </w:r>
        <w:r w:rsidR="00587B7C">
          <w:rPr>
            <w:noProof/>
            <w:webHidden/>
          </w:rPr>
          <w:fldChar w:fldCharType="begin"/>
        </w:r>
        <w:r w:rsidR="00587B7C">
          <w:rPr>
            <w:noProof/>
            <w:webHidden/>
          </w:rPr>
          <w:instrText xml:space="preserve"> PAGEREF _Toc106290780 \h </w:instrText>
        </w:r>
        <w:r w:rsidR="00587B7C">
          <w:rPr>
            <w:noProof/>
            <w:webHidden/>
          </w:rPr>
        </w:r>
        <w:r w:rsidR="00587B7C">
          <w:rPr>
            <w:noProof/>
            <w:webHidden/>
          </w:rPr>
          <w:fldChar w:fldCharType="separate"/>
        </w:r>
        <w:r w:rsidR="004A6B4E">
          <w:rPr>
            <w:noProof/>
            <w:webHidden/>
          </w:rPr>
          <w:t>39</w:t>
        </w:r>
        <w:r w:rsidR="00587B7C">
          <w:rPr>
            <w:noProof/>
            <w:webHidden/>
          </w:rPr>
          <w:fldChar w:fldCharType="end"/>
        </w:r>
      </w:hyperlink>
    </w:p>
    <w:p w14:paraId="5F568EC6" w14:textId="225936D7" w:rsidR="00587B7C" w:rsidRDefault="00000000">
      <w:pPr>
        <w:pStyle w:val="TableofFigures"/>
        <w:tabs>
          <w:tab w:val="right" w:leader="dot" w:pos="9350"/>
        </w:tabs>
        <w:rPr>
          <w:rFonts w:asciiTheme="minorHAnsi" w:eastAsiaTheme="minorEastAsia" w:hAnsiTheme="minorHAnsi"/>
          <w:noProof/>
          <w:sz w:val="22"/>
        </w:rPr>
      </w:pPr>
      <w:hyperlink w:anchor="_Toc106290781" w:history="1">
        <w:r w:rsidR="00587B7C" w:rsidRPr="00B06DEF">
          <w:rPr>
            <w:rStyle w:val="Hyperlink"/>
            <w:noProof/>
          </w:rPr>
          <w:t>Figure 4.2:Flask web framework History Page</w:t>
        </w:r>
        <w:r w:rsidR="00587B7C">
          <w:rPr>
            <w:noProof/>
            <w:webHidden/>
          </w:rPr>
          <w:tab/>
        </w:r>
        <w:r w:rsidR="00587B7C">
          <w:rPr>
            <w:noProof/>
            <w:webHidden/>
          </w:rPr>
          <w:fldChar w:fldCharType="begin"/>
        </w:r>
        <w:r w:rsidR="00587B7C">
          <w:rPr>
            <w:noProof/>
            <w:webHidden/>
          </w:rPr>
          <w:instrText xml:space="preserve"> PAGEREF _Toc106290781 \h </w:instrText>
        </w:r>
        <w:r w:rsidR="00587B7C">
          <w:rPr>
            <w:noProof/>
            <w:webHidden/>
          </w:rPr>
        </w:r>
        <w:r w:rsidR="00587B7C">
          <w:rPr>
            <w:noProof/>
            <w:webHidden/>
          </w:rPr>
          <w:fldChar w:fldCharType="separate"/>
        </w:r>
        <w:r w:rsidR="004A6B4E">
          <w:rPr>
            <w:noProof/>
            <w:webHidden/>
          </w:rPr>
          <w:t>40</w:t>
        </w:r>
        <w:r w:rsidR="00587B7C">
          <w:rPr>
            <w:noProof/>
            <w:webHidden/>
          </w:rPr>
          <w:fldChar w:fldCharType="end"/>
        </w:r>
      </w:hyperlink>
    </w:p>
    <w:p w14:paraId="16B03DA4" w14:textId="460056A0" w:rsidR="00587B7C" w:rsidRDefault="00000000">
      <w:pPr>
        <w:pStyle w:val="TableofFigures"/>
        <w:tabs>
          <w:tab w:val="right" w:leader="dot" w:pos="9350"/>
        </w:tabs>
        <w:rPr>
          <w:rFonts w:asciiTheme="minorHAnsi" w:eastAsiaTheme="minorEastAsia" w:hAnsiTheme="minorHAnsi"/>
          <w:noProof/>
          <w:sz w:val="22"/>
        </w:rPr>
      </w:pPr>
      <w:hyperlink w:anchor="_Toc106290782" w:history="1">
        <w:r w:rsidR="00587B7C" w:rsidRPr="00B06DEF">
          <w:rPr>
            <w:rStyle w:val="Hyperlink"/>
            <w:noProof/>
          </w:rPr>
          <w:t>Figure 4.3:Bar chart showing responses to question 1</w:t>
        </w:r>
        <w:r w:rsidR="00587B7C">
          <w:rPr>
            <w:noProof/>
            <w:webHidden/>
          </w:rPr>
          <w:tab/>
        </w:r>
        <w:r w:rsidR="00587B7C">
          <w:rPr>
            <w:noProof/>
            <w:webHidden/>
          </w:rPr>
          <w:fldChar w:fldCharType="begin"/>
        </w:r>
        <w:r w:rsidR="00587B7C">
          <w:rPr>
            <w:noProof/>
            <w:webHidden/>
          </w:rPr>
          <w:instrText xml:space="preserve"> PAGEREF _Toc106290782 \h </w:instrText>
        </w:r>
        <w:r w:rsidR="00587B7C">
          <w:rPr>
            <w:noProof/>
            <w:webHidden/>
          </w:rPr>
        </w:r>
        <w:r w:rsidR="00587B7C">
          <w:rPr>
            <w:noProof/>
            <w:webHidden/>
          </w:rPr>
          <w:fldChar w:fldCharType="separate"/>
        </w:r>
        <w:r w:rsidR="004A6B4E">
          <w:rPr>
            <w:noProof/>
            <w:webHidden/>
          </w:rPr>
          <w:t>44</w:t>
        </w:r>
        <w:r w:rsidR="00587B7C">
          <w:rPr>
            <w:noProof/>
            <w:webHidden/>
          </w:rPr>
          <w:fldChar w:fldCharType="end"/>
        </w:r>
      </w:hyperlink>
    </w:p>
    <w:p w14:paraId="02396BC9" w14:textId="4FF93324" w:rsidR="00587B7C" w:rsidRDefault="00000000">
      <w:pPr>
        <w:pStyle w:val="TableofFigures"/>
        <w:tabs>
          <w:tab w:val="right" w:leader="dot" w:pos="9350"/>
        </w:tabs>
        <w:rPr>
          <w:rFonts w:asciiTheme="minorHAnsi" w:eastAsiaTheme="minorEastAsia" w:hAnsiTheme="minorHAnsi"/>
          <w:noProof/>
          <w:sz w:val="22"/>
        </w:rPr>
      </w:pPr>
      <w:hyperlink w:anchor="_Toc106290783" w:history="1">
        <w:r w:rsidR="00587B7C" w:rsidRPr="00B06DEF">
          <w:rPr>
            <w:rStyle w:val="Hyperlink"/>
            <w:noProof/>
          </w:rPr>
          <w:t>Figure 4.4:Bar chart showing responses to question 2</w:t>
        </w:r>
        <w:r w:rsidR="00587B7C">
          <w:rPr>
            <w:noProof/>
            <w:webHidden/>
          </w:rPr>
          <w:tab/>
        </w:r>
        <w:r w:rsidR="00587B7C">
          <w:rPr>
            <w:noProof/>
            <w:webHidden/>
          </w:rPr>
          <w:fldChar w:fldCharType="begin"/>
        </w:r>
        <w:r w:rsidR="00587B7C">
          <w:rPr>
            <w:noProof/>
            <w:webHidden/>
          </w:rPr>
          <w:instrText xml:space="preserve"> PAGEREF _Toc106290783 \h </w:instrText>
        </w:r>
        <w:r w:rsidR="00587B7C">
          <w:rPr>
            <w:noProof/>
            <w:webHidden/>
          </w:rPr>
        </w:r>
        <w:r w:rsidR="00587B7C">
          <w:rPr>
            <w:noProof/>
            <w:webHidden/>
          </w:rPr>
          <w:fldChar w:fldCharType="separate"/>
        </w:r>
        <w:r w:rsidR="004A6B4E">
          <w:rPr>
            <w:noProof/>
            <w:webHidden/>
          </w:rPr>
          <w:t>44</w:t>
        </w:r>
        <w:r w:rsidR="00587B7C">
          <w:rPr>
            <w:noProof/>
            <w:webHidden/>
          </w:rPr>
          <w:fldChar w:fldCharType="end"/>
        </w:r>
      </w:hyperlink>
    </w:p>
    <w:p w14:paraId="6FE8C220" w14:textId="7A208559" w:rsidR="00587B7C" w:rsidRDefault="00000000">
      <w:pPr>
        <w:pStyle w:val="TableofFigures"/>
        <w:tabs>
          <w:tab w:val="right" w:leader="dot" w:pos="9350"/>
        </w:tabs>
        <w:rPr>
          <w:rFonts w:asciiTheme="minorHAnsi" w:eastAsiaTheme="minorEastAsia" w:hAnsiTheme="minorHAnsi"/>
          <w:noProof/>
          <w:sz w:val="22"/>
        </w:rPr>
      </w:pPr>
      <w:hyperlink w:anchor="_Toc106290784" w:history="1">
        <w:r w:rsidR="00587B7C" w:rsidRPr="00B06DEF">
          <w:rPr>
            <w:rStyle w:val="Hyperlink"/>
            <w:noProof/>
          </w:rPr>
          <w:t>Figure 4.5:Bar chart showing responses to question 3</w:t>
        </w:r>
        <w:r w:rsidR="00587B7C">
          <w:rPr>
            <w:noProof/>
            <w:webHidden/>
          </w:rPr>
          <w:tab/>
        </w:r>
        <w:r w:rsidR="00587B7C">
          <w:rPr>
            <w:noProof/>
            <w:webHidden/>
          </w:rPr>
          <w:fldChar w:fldCharType="begin"/>
        </w:r>
        <w:r w:rsidR="00587B7C">
          <w:rPr>
            <w:noProof/>
            <w:webHidden/>
          </w:rPr>
          <w:instrText xml:space="preserve"> PAGEREF _Toc106290784 \h </w:instrText>
        </w:r>
        <w:r w:rsidR="00587B7C">
          <w:rPr>
            <w:noProof/>
            <w:webHidden/>
          </w:rPr>
        </w:r>
        <w:r w:rsidR="00587B7C">
          <w:rPr>
            <w:noProof/>
            <w:webHidden/>
          </w:rPr>
          <w:fldChar w:fldCharType="separate"/>
        </w:r>
        <w:r w:rsidR="004A6B4E">
          <w:rPr>
            <w:noProof/>
            <w:webHidden/>
          </w:rPr>
          <w:t>45</w:t>
        </w:r>
        <w:r w:rsidR="00587B7C">
          <w:rPr>
            <w:noProof/>
            <w:webHidden/>
          </w:rPr>
          <w:fldChar w:fldCharType="end"/>
        </w:r>
      </w:hyperlink>
    </w:p>
    <w:p w14:paraId="4F6C4A1A" w14:textId="7C0AD1B4" w:rsidR="00587B7C" w:rsidRDefault="00000000">
      <w:pPr>
        <w:pStyle w:val="TableofFigures"/>
        <w:tabs>
          <w:tab w:val="right" w:leader="dot" w:pos="9350"/>
        </w:tabs>
        <w:rPr>
          <w:rFonts w:asciiTheme="minorHAnsi" w:eastAsiaTheme="minorEastAsia" w:hAnsiTheme="minorHAnsi"/>
          <w:noProof/>
          <w:sz w:val="22"/>
        </w:rPr>
      </w:pPr>
      <w:hyperlink w:anchor="_Toc106290785" w:history="1">
        <w:r w:rsidR="00587B7C" w:rsidRPr="00B06DEF">
          <w:rPr>
            <w:rStyle w:val="Hyperlink"/>
            <w:noProof/>
          </w:rPr>
          <w:t>Figure 4.6:Bar chart showing responses to question 4</w:t>
        </w:r>
        <w:r w:rsidR="00587B7C">
          <w:rPr>
            <w:noProof/>
            <w:webHidden/>
          </w:rPr>
          <w:tab/>
        </w:r>
        <w:r w:rsidR="00587B7C">
          <w:rPr>
            <w:noProof/>
            <w:webHidden/>
          </w:rPr>
          <w:fldChar w:fldCharType="begin"/>
        </w:r>
        <w:r w:rsidR="00587B7C">
          <w:rPr>
            <w:noProof/>
            <w:webHidden/>
          </w:rPr>
          <w:instrText xml:space="preserve"> PAGEREF _Toc106290785 \h </w:instrText>
        </w:r>
        <w:r w:rsidR="00587B7C">
          <w:rPr>
            <w:noProof/>
            <w:webHidden/>
          </w:rPr>
        </w:r>
        <w:r w:rsidR="00587B7C">
          <w:rPr>
            <w:noProof/>
            <w:webHidden/>
          </w:rPr>
          <w:fldChar w:fldCharType="separate"/>
        </w:r>
        <w:r w:rsidR="004A6B4E">
          <w:rPr>
            <w:noProof/>
            <w:webHidden/>
          </w:rPr>
          <w:t>45</w:t>
        </w:r>
        <w:r w:rsidR="00587B7C">
          <w:rPr>
            <w:noProof/>
            <w:webHidden/>
          </w:rPr>
          <w:fldChar w:fldCharType="end"/>
        </w:r>
      </w:hyperlink>
    </w:p>
    <w:p w14:paraId="08639766" w14:textId="3824FE7C" w:rsidR="00587B7C" w:rsidRDefault="00000000">
      <w:pPr>
        <w:pStyle w:val="TableofFigures"/>
        <w:tabs>
          <w:tab w:val="right" w:leader="dot" w:pos="9350"/>
        </w:tabs>
        <w:rPr>
          <w:rFonts w:asciiTheme="minorHAnsi" w:eastAsiaTheme="minorEastAsia" w:hAnsiTheme="minorHAnsi"/>
          <w:noProof/>
          <w:sz w:val="22"/>
        </w:rPr>
      </w:pPr>
      <w:hyperlink w:anchor="_Toc106290786" w:history="1">
        <w:r w:rsidR="00587B7C" w:rsidRPr="00B06DEF">
          <w:rPr>
            <w:rStyle w:val="Hyperlink"/>
            <w:noProof/>
          </w:rPr>
          <w:t>Figure 4.7:Bar chart showing responses to question 5</w:t>
        </w:r>
        <w:r w:rsidR="00587B7C">
          <w:rPr>
            <w:noProof/>
            <w:webHidden/>
          </w:rPr>
          <w:tab/>
        </w:r>
        <w:r w:rsidR="00587B7C">
          <w:rPr>
            <w:noProof/>
            <w:webHidden/>
          </w:rPr>
          <w:fldChar w:fldCharType="begin"/>
        </w:r>
        <w:r w:rsidR="00587B7C">
          <w:rPr>
            <w:noProof/>
            <w:webHidden/>
          </w:rPr>
          <w:instrText xml:space="preserve"> PAGEREF _Toc106290786 \h </w:instrText>
        </w:r>
        <w:r w:rsidR="00587B7C">
          <w:rPr>
            <w:noProof/>
            <w:webHidden/>
          </w:rPr>
        </w:r>
        <w:r w:rsidR="00587B7C">
          <w:rPr>
            <w:noProof/>
            <w:webHidden/>
          </w:rPr>
          <w:fldChar w:fldCharType="separate"/>
        </w:r>
        <w:r w:rsidR="004A6B4E">
          <w:rPr>
            <w:noProof/>
            <w:webHidden/>
          </w:rPr>
          <w:t>46</w:t>
        </w:r>
        <w:r w:rsidR="00587B7C">
          <w:rPr>
            <w:noProof/>
            <w:webHidden/>
          </w:rPr>
          <w:fldChar w:fldCharType="end"/>
        </w:r>
      </w:hyperlink>
    </w:p>
    <w:p w14:paraId="6FB3D043" w14:textId="0687D9C1" w:rsidR="00587B7C" w:rsidRDefault="00000000">
      <w:pPr>
        <w:pStyle w:val="TableofFigures"/>
        <w:tabs>
          <w:tab w:val="right" w:leader="dot" w:pos="9350"/>
        </w:tabs>
        <w:rPr>
          <w:rFonts w:asciiTheme="minorHAnsi" w:eastAsiaTheme="minorEastAsia" w:hAnsiTheme="minorHAnsi"/>
          <w:noProof/>
          <w:sz w:val="22"/>
        </w:rPr>
      </w:pPr>
      <w:hyperlink w:anchor="_Toc106290787" w:history="1">
        <w:r w:rsidR="00587B7C" w:rsidRPr="00B06DEF">
          <w:rPr>
            <w:rStyle w:val="Hyperlink"/>
            <w:noProof/>
          </w:rPr>
          <w:t>Figure 4.8:Bar chart showing responses to question 6</w:t>
        </w:r>
        <w:r w:rsidR="00587B7C">
          <w:rPr>
            <w:noProof/>
            <w:webHidden/>
          </w:rPr>
          <w:tab/>
        </w:r>
        <w:r w:rsidR="00587B7C">
          <w:rPr>
            <w:noProof/>
            <w:webHidden/>
          </w:rPr>
          <w:fldChar w:fldCharType="begin"/>
        </w:r>
        <w:r w:rsidR="00587B7C">
          <w:rPr>
            <w:noProof/>
            <w:webHidden/>
          </w:rPr>
          <w:instrText xml:space="preserve"> PAGEREF _Toc106290787 \h </w:instrText>
        </w:r>
        <w:r w:rsidR="00587B7C">
          <w:rPr>
            <w:noProof/>
            <w:webHidden/>
          </w:rPr>
        </w:r>
        <w:r w:rsidR="00587B7C">
          <w:rPr>
            <w:noProof/>
            <w:webHidden/>
          </w:rPr>
          <w:fldChar w:fldCharType="separate"/>
        </w:r>
        <w:r w:rsidR="004A6B4E">
          <w:rPr>
            <w:noProof/>
            <w:webHidden/>
          </w:rPr>
          <w:t>46</w:t>
        </w:r>
        <w:r w:rsidR="00587B7C">
          <w:rPr>
            <w:noProof/>
            <w:webHidden/>
          </w:rPr>
          <w:fldChar w:fldCharType="end"/>
        </w:r>
      </w:hyperlink>
    </w:p>
    <w:p w14:paraId="60497A9F" w14:textId="77D1EC82" w:rsidR="00587B7C" w:rsidRDefault="00000000">
      <w:pPr>
        <w:pStyle w:val="TableofFigures"/>
        <w:tabs>
          <w:tab w:val="right" w:leader="dot" w:pos="9350"/>
        </w:tabs>
        <w:rPr>
          <w:rFonts w:asciiTheme="minorHAnsi" w:eastAsiaTheme="minorEastAsia" w:hAnsiTheme="minorHAnsi"/>
          <w:noProof/>
          <w:sz w:val="22"/>
        </w:rPr>
      </w:pPr>
      <w:hyperlink w:anchor="_Toc106290788" w:history="1">
        <w:r w:rsidR="00587B7C" w:rsidRPr="00B06DEF">
          <w:rPr>
            <w:rStyle w:val="Hyperlink"/>
            <w:noProof/>
          </w:rPr>
          <w:t>Figure 4.9: Bar chart showing responses to question 7</w:t>
        </w:r>
        <w:r w:rsidR="00587B7C">
          <w:rPr>
            <w:noProof/>
            <w:webHidden/>
          </w:rPr>
          <w:tab/>
        </w:r>
        <w:r w:rsidR="00587B7C">
          <w:rPr>
            <w:noProof/>
            <w:webHidden/>
          </w:rPr>
          <w:fldChar w:fldCharType="begin"/>
        </w:r>
        <w:r w:rsidR="00587B7C">
          <w:rPr>
            <w:noProof/>
            <w:webHidden/>
          </w:rPr>
          <w:instrText xml:space="preserve"> PAGEREF _Toc106290788 \h </w:instrText>
        </w:r>
        <w:r w:rsidR="00587B7C">
          <w:rPr>
            <w:noProof/>
            <w:webHidden/>
          </w:rPr>
        </w:r>
        <w:r w:rsidR="00587B7C">
          <w:rPr>
            <w:noProof/>
            <w:webHidden/>
          </w:rPr>
          <w:fldChar w:fldCharType="separate"/>
        </w:r>
        <w:r w:rsidR="004A6B4E">
          <w:rPr>
            <w:noProof/>
            <w:webHidden/>
          </w:rPr>
          <w:t>47</w:t>
        </w:r>
        <w:r w:rsidR="00587B7C">
          <w:rPr>
            <w:noProof/>
            <w:webHidden/>
          </w:rPr>
          <w:fldChar w:fldCharType="end"/>
        </w:r>
      </w:hyperlink>
    </w:p>
    <w:p w14:paraId="7DF20F55" w14:textId="6CAA3827" w:rsidR="00587B7C" w:rsidRDefault="00000000">
      <w:pPr>
        <w:pStyle w:val="TableofFigures"/>
        <w:tabs>
          <w:tab w:val="right" w:leader="dot" w:pos="9350"/>
        </w:tabs>
        <w:rPr>
          <w:rFonts w:asciiTheme="minorHAnsi" w:eastAsiaTheme="minorEastAsia" w:hAnsiTheme="minorHAnsi"/>
          <w:noProof/>
          <w:sz w:val="22"/>
        </w:rPr>
      </w:pPr>
      <w:hyperlink w:anchor="_Toc106290789" w:history="1">
        <w:r w:rsidR="00587B7C" w:rsidRPr="00B06DEF">
          <w:rPr>
            <w:rStyle w:val="Hyperlink"/>
            <w:noProof/>
          </w:rPr>
          <w:t>Figure 4.10:Bar chart showing responses to question 8</w:t>
        </w:r>
        <w:r w:rsidR="00587B7C">
          <w:rPr>
            <w:noProof/>
            <w:webHidden/>
          </w:rPr>
          <w:tab/>
        </w:r>
        <w:r w:rsidR="00587B7C">
          <w:rPr>
            <w:noProof/>
            <w:webHidden/>
          </w:rPr>
          <w:fldChar w:fldCharType="begin"/>
        </w:r>
        <w:r w:rsidR="00587B7C">
          <w:rPr>
            <w:noProof/>
            <w:webHidden/>
          </w:rPr>
          <w:instrText xml:space="preserve"> PAGEREF _Toc106290789 \h </w:instrText>
        </w:r>
        <w:r w:rsidR="00587B7C">
          <w:rPr>
            <w:noProof/>
            <w:webHidden/>
          </w:rPr>
        </w:r>
        <w:r w:rsidR="00587B7C">
          <w:rPr>
            <w:noProof/>
            <w:webHidden/>
          </w:rPr>
          <w:fldChar w:fldCharType="separate"/>
        </w:r>
        <w:r w:rsidR="004A6B4E">
          <w:rPr>
            <w:noProof/>
            <w:webHidden/>
          </w:rPr>
          <w:t>47</w:t>
        </w:r>
        <w:r w:rsidR="00587B7C">
          <w:rPr>
            <w:noProof/>
            <w:webHidden/>
          </w:rPr>
          <w:fldChar w:fldCharType="end"/>
        </w:r>
      </w:hyperlink>
    </w:p>
    <w:p w14:paraId="4A432D75" w14:textId="7EABC4BD" w:rsidR="00587B7C" w:rsidRDefault="00000000">
      <w:pPr>
        <w:pStyle w:val="TableofFigures"/>
        <w:tabs>
          <w:tab w:val="right" w:leader="dot" w:pos="9350"/>
        </w:tabs>
        <w:rPr>
          <w:rFonts w:asciiTheme="minorHAnsi" w:eastAsiaTheme="minorEastAsia" w:hAnsiTheme="minorHAnsi"/>
          <w:noProof/>
          <w:sz w:val="22"/>
        </w:rPr>
      </w:pPr>
      <w:hyperlink w:anchor="_Toc106290790" w:history="1">
        <w:r w:rsidR="00587B7C" w:rsidRPr="00B06DEF">
          <w:rPr>
            <w:rStyle w:val="Hyperlink"/>
            <w:noProof/>
          </w:rPr>
          <w:t>Figure 4.11:Bar chart showing responses to question 9</w:t>
        </w:r>
        <w:r w:rsidR="00587B7C">
          <w:rPr>
            <w:noProof/>
            <w:webHidden/>
          </w:rPr>
          <w:tab/>
        </w:r>
        <w:r w:rsidR="00587B7C">
          <w:rPr>
            <w:noProof/>
            <w:webHidden/>
          </w:rPr>
          <w:fldChar w:fldCharType="begin"/>
        </w:r>
        <w:r w:rsidR="00587B7C">
          <w:rPr>
            <w:noProof/>
            <w:webHidden/>
          </w:rPr>
          <w:instrText xml:space="preserve"> PAGEREF _Toc106290790 \h </w:instrText>
        </w:r>
        <w:r w:rsidR="00587B7C">
          <w:rPr>
            <w:noProof/>
            <w:webHidden/>
          </w:rPr>
        </w:r>
        <w:r w:rsidR="00587B7C">
          <w:rPr>
            <w:noProof/>
            <w:webHidden/>
          </w:rPr>
          <w:fldChar w:fldCharType="separate"/>
        </w:r>
        <w:r w:rsidR="004A6B4E">
          <w:rPr>
            <w:noProof/>
            <w:webHidden/>
          </w:rPr>
          <w:t>48</w:t>
        </w:r>
        <w:r w:rsidR="00587B7C">
          <w:rPr>
            <w:noProof/>
            <w:webHidden/>
          </w:rPr>
          <w:fldChar w:fldCharType="end"/>
        </w:r>
      </w:hyperlink>
    </w:p>
    <w:p w14:paraId="0E33CBD5" w14:textId="1D662D2B" w:rsidR="00587B7C" w:rsidRDefault="00000000">
      <w:pPr>
        <w:pStyle w:val="TableofFigures"/>
        <w:tabs>
          <w:tab w:val="right" w:leader="dot" w:pos="9350"/>
        </w:tabs>
        <w:rPr>
          <w:rFonts w:asciiTheme="minorHAnsi" w:eastAsiaTheme="minorEastAsia" w:hAnsiTheme="minorHAnsi"/>
          <w:noProof/>
          <w:sz w:val="22"/>
        </w:rPr>
      </w:pPr>
      <w:hyperlink w:anchor="_Toc106290791" w:history="1">
        <w:r w:rsidR="00587B7C" w:rsidRPr="00B06DEF">
          <w:rPr>
            <w:rStyle w:val="Hyperlink"/>
            <w:noProof/>
          </w:rPr>
          <w:t>Figure 4.12:Bar chart showing responses to question 10</w:t>
        </w:r>
        <w:r w:rsidR="00587B7C">
          <w:rPr>
            <w:noProof/>
            <w:webHidden/>
          </w:rPr>
          <w:tab/>
        </w:r>
        <w:r w:rsidR="00587B7C">
          <w:rPr>
            <w:noProof/>
            <w:webHidden/>
          </w:rPr>
          <w:fldChar w:fldCharType="begin"/>
        </w:r>
        <w:r w:rsidR="00587B7C">
          <w:rPr>
            <w:noProof/>
            <w:webHidden/>
          </w:rPr>
          <w:instrText xml:space="preserve"> PAGEREF _Toc106290791 \h </w:instrText>
        </w:r>
        <w:r w:rsidR="00587B7C">
          <w:rPr>
            <w:noProof/>
            <w:webHidden/>
          </w:rPr>
        </w:r>
        <w:r w:rsidR="00587B7C">
          <w:rPr>
            <w:noProof/>
            <w:webHidden/>
          </w:rPr>
          <w:fldChar w:fldCharType="separate"/>
        </w:r>
        <w:r w:rsidR="004A6B4E">
          <w:rPr>
            <w:noProof/>
            <w:webHidden/>
          </w:rPr>
          <w:t>48</w:t>
        </w:r>
        <w:r w:rsidR="00587B7C">
          <w:rPr>
            <w:noProof/>
            <w:webHidden/>
          </w:rPr>
          <w:fldChar w:fldCharType="end"/>
        </w:r>
      </w:hyperlink>
    </w:p>
    <w:p w14:paraId="741F5430" w14:textId="61906442" w:rsidR="00587B7C" w:rsidRDefault="00000000">
      <w:pPr>
        <w:pStyle w:val="TableofFigures"/>
        <w:tabs>
          <w:tab w:val="right" w:leader="dot" w:pos="9350"/>
        </w:tabs>
        <w:rPr>
          <w:rFonts w:asciiTheme="minorHAnsi" w:eastAsiaTheme="minorEastAsia" w:hAnsiTheme="minorHAnsi"/>
          <w:noProof/>
          <w:sz w:val="22"/>
        </w:rPr>
      </w:pPr>
      <w:hyperlink w:anchor="_Toc106290792" w:history="1">
        <w:r w:rsidR="00587B7C" w:rsidRPr="00B06DEF">
          <w:rPr>
            <w:rStyle w:val="Hyperlink"/>
            <w:noProof/>
          </w:rPr>
          <w:t>Figure 4.13:Bar chart showing responses to question 11</w:t>
        </w:r>
        <w:r w:rsidR="00587B7C">
          <w:rPr>
            <w:noProof/>
            <w:webHidden/>
          </w:rPr>
          <w:tab/>
        </w:r>
        <w:r w:rsidR="00587B7C">
          <w:rPr>
            <w:noProof/>
            <w:webHidden/>
          </w:rPr>
          <w:fldChar w:fldCharType="begin"/>
        </w:r>
        <w:r w:rsidR="00587B7C">
          <w:rPr>
            <w:noProof/>
            <w:webHidden/>
          </w:rPr>
          <w:instrText xml:space="preserve"> PAGEREF _Toc106290792 \h </w:instrText>
        </w:r>
        <w:r w:rsidR="00587B7C">
          <w:rPr>
            <w:noProof/>
            <w:webHidden/>
          </w:rPr>
        </w:r>
        <w:r w:rsidR="00587B7C">
          <w:rPr>
            <w:noProof/>
            <w:webHidden/>
          </w:rPr>
          <w:fldChar w:fldCharType="separate"/>
        </w:r>
        <w:r w:rsidR="004A6B4E">
          <w:rPr>
            <w:noProof/>
            <w:webHidden/>
          </w:rPr>
          <w:t>49</w:t>
        </w:r>
        <w:r w:rsidR="00587B7C">
          <w:rPr>
            <w:noProof/>
            <w:webHidden/>
          </w:rPr>
          <w:fldChar w:fldCharType="end"/>
        </w:r>
      </w:hyperlink>
    </w:p>
    <w:p w14:paraId="17EC658E" w14:textId="77777777" w:rsidR="00CC6F27" w:rsidRDefault="00A614F3" w:rsidP="008F0937">
      <w:pPr>
        <w:pStyle w:val="Intro-heading"/>
      </w:pPr>
      <w:r>
        <w:fldChar w:fldCharType="end"/>
      </w:r>
    </w:p>
    <w:p w14:paraId="46571E67" w14:textId="52542478" w:rsidR="003A4E8C" w:rsidRDefault="003A4E8C">
      <w:pPr>
        <w:spacing w:before="0" w:after="160" w:line="259" w:lineRule="auto"/>
        <w:jc w:val="left"/>
        <w:rPr>
          <w:b/>
          <w:smallCaps/>
          <w:sz w:val="32"/>
        </w:rPr>
      </w:pPr>
      <w:r>
        <w:rPr>
          <w:b/>
          <w:smallCaps/>
          <w:sz w:val="32"/>
        </w:rPr>
        <w:br w:type="page"/>
      </w:r>
    </w:p>
    <w:p w14:paraId="0107FDD1" w14:textId="384184D7" w:rsidR="003A4E8C" w:rsidRDefault="003A4E8C" w:rsidP="003A4E8C">
      <w:pPr>
        <w:pStyle w:val="Intro-heading"/>
      </w:pPr>
      <w:bookmarkStart w:id="7" w:name="_Toc109421133"/>
      <w:r>
        <w:lastRenderedPageBreak/>
        <w:t>ABSTRACT</w:t>
      </w:r>
      <w:bookmarkEnd w:id="7"/>
    </w:p>
    <w:p w14:paraId="2ED3C780" w14:textId="04551B9A" w:rsidR="00D63A5C" w:rsidRDefault="00B55471" w:rsidP="003A4E8C">
      <w:r>
        <w:t xml:space="preserve">Integrating technological means </w:t>
      </w:r>
      <w:r w:rsidR="008A14B7">
        <w:t>in</w:t>
      </w:r>
      <w:r>
        <w:t>to the world of religion ha</w:t>
      </w:r>
      <w:r w:rsidR="00646F64">
        <w:t>s</w:t>
      </w:r>
      <w:r>
        <w:t xml:space="preserve"> a wide variety of opportunities to thrive</w:t>
      </w:r>
      <w:r w:rsidR="008A14B7">
        <w:t>, provide ease for individuals, and solely aimed at positively affecting such individuals</w:t>
      </w:r>
      <w:r>
        <w:t xml:space="preserve">. </w:t>
      </w:r>
      <w:r w:rsidR="008A14B7">
        <w:t>A c</w:t>
      </w:r>
      <w:r>
        <w:t xml:space="preserve">hatbot is an aspect of Artificial Intelligence that </w:t>
      </w:r>
      <w:r w:rsidR="005D186D">
        <w:t>simulate conversations with users</w:t>
      </w:r>
      <w:r w:rsidR="00C104FD">
        <w:t xml:space="preserve"> in natural language. Th</w:t>
      </w:r>
      <w:r w:rsidR="008A14B7">
        <w:t>is project aim</w:t>
      </w:r>
      <w:r w:rsidR="00C104FD">
        <w:t>s to develop a chatbot for bible study by implementing a voice</w:t>
      </w:r>
      <w:r w:rsidR="008A14B7">
        <w:t>-</w:t>
      </w:r>
      <w:r w:rsidR="00C104FD">
        <w:t>enabled chatbot using speech</w:t>
      </w:r>
      <w:r w:rsidR="008A14B7">
        <w:t>-to-</w:t>
      </w:r>
      <w:r w:rsidR="00C104FD">
        <w:t>text recognition technology.</w:t>
      </w:r>
      <w:r w:rsidR="00D63A5C">
        <w:t xml:space="preserve"> </w:t>
      </w:r>
      <w:r w:rsidR="008A14B7">
        <w:t>In order to achieve the aims,</w:t>
      </w:r>
      <w:r w:rsidR="00D63A5C">
        <w:t xml:space="preserve"> the objectives include</w:t>
      </w:r>
      <w:r w:rsidR="00565B52">
        <w:t xml:space="preserve"> survey</w:t>
      </w:r>
      <w:r w:rsidR="008A14B7">
        <w:t>ing existing technology, choosing the best architecture, designing an appropriate model for the system, implementing the system using the appropriate language, and evaluating</w:t>
      </w:r>
      <w:r w:rsidR="00565B52">
        <w:t xml:space="preserve"> the system after implementation.</w:t>
      </w:r>
      <w:r w:rsidR="008C11BC">
        <w:t xml:space="preserve"> The methodologies used to attain the objectives include</w:t>
      </w:r>
      <w:r w:rsidR="008A14B7">
        <w:t xml:space="preserve"> studying and observing existing systems. Using UML (Unified Modeling Language) diagrams to show the system</w:t>
      </w:r>
      <w:r w:rsidR="00CE7D09">
        <w:t>'</w:t>
      </w:r>
      <w:r w:rsidR="008A14B7">
        <w:t>s architecture</w:t>
      </w:r>
      <w:r w:rsidR="008C11BC">
        <w:t>, use python programming languages for implementation and validat</w:t>
      </w:r>
      <w:r w:rsidR="00CE7D09">
        <w:t>e</w:t>
      </w:r>
      <w:r w:rsidR="008C11BC">
        <w:t xml:space="preserve"> the effectiveness of the proposed system.</w:t>
      </w:r>
    </w:p>
    <w:p w14:paraId="78A5CE16" w14:textId="02005062" w:rsidR="00674E80" w:rsidRPr="003A4E8C" w:rsidRDefault="00B26333" w:rsidP="003A4E8C">
      <w:r>
        <w:t>The s</w:t>
      </w:r>
      <w:r w:rsidR="008A14B7">
        <w:t>ystem</w:t>
      </w:r>
      <w:r w:rsidR="00CE7D09">
        <w:t>'</w:t>
      </w:r>
      <w:r w:rsidR="008A14B7">
        <w:t>s significance</w:t>
      </w:r>
      <w:r>
        <w:t xml:space="preserve"> is</w:t>
      </w:r>
      <w:r w:rsidR="00DC272F">
        <w:t xml:space="preserve"> </w:t>
      </w:r>
      <w:r w:rsidR="008A14B7">
        <w:t xml:space="preserve">an </w:t>
      </w:r>
      <w:r w:rsidR="00DC272F">
        <w:t xml:space="preserve">effective recommendation of scriptures to users by </w:t>
      </w:r>
      <w:r w:rsidR="008A14B7">
        <w:t xml:space="preserve">the </w:t>
      </w:r>
      <w:r w:rsidR="00DC272F">
        <w:t xml:space="preserve">chatbot to individuals based on privacy assurance. </w:t>
      </w:r>
      <w:r w:rsidR="00DC42F6">
        <w:t>Also,</w:t>
      </w:r>
      <w:r w:rsidR="00DC272F">
        <w:t xml:space="preserve"> it will help bring individuals more conversant with the </w:t>
      </w:r>
      <w:r w:rsidR="008A14B7">
        <w:t>B</w:t>
      </w:r>
      <w:r w:rsidR="00DC272F">
        <w:t>ible, as th</w:t>
      </w:r>
      <w:r w:rsidR="008A14B7">
        <w:t>e study aims</w:t>
      </w:r>
      <w:r w:rsidR="00DC272F">
        <w:t xml:space="preserve"> to impact the user positively with ease because it</w:t>
      </w:r>
      <w:r w:rsidR="008A14B7">
        <w:t xml:space="preserve"> i</w:t>
      </w:r>
      <w:r w:rsidR="00DC272F">
        <w:t>s from their comfort zone</w:t>
      </w:r>
      <w:r w:rsidR="008A14B7">
        <w:t xml:space="preserve">. It </w:t>
      </w:r>
      <w:r w:rsidR="00DC272F">
        <w:t>can</w:t>
      </w:r>
      <w:r w:rsidR="008A14B7">
        <w:t xml:space="preserve"> be</w:t>
      </w:r>
      <w:r w:rsidR="00DC272F">
        <w:t xml:space="preserve"> access</w:t>
      </w:r>
      <w:r w:rsidR="008A14B7">
        <w:t>ed</w:t>
      </w:r>
      <w:r w:rsidR="00DC272F">
        <w:t xml:space="preserve"> anywhere and anytime. </w:t>
      </w:r>
      <w:r w:rsidR="008A14B7">
        <w:t>However,</w:t>
      </w:r>
      <w:r w:rsidR="00DC272F">
        <w:t xml:space="preserve"> this project </w:t>
      </w:r>
      <w:r w:rsidR="008A14B7">
        <w:t>can achieve its set out aim. The ease of access to more information can be improved</w:t>
      </w:r>
      <w:r w:rsidR="00DC42F6">
        <w:t xml:space="preserve"> by introducing a database</w:t>
      </w:r>
      <w:r w:rsidR="00527F32">
        <w:t xml:space="preserve"> for offline purposes </w:t>
      </w:r>
      <w:r w:rsidR="00DC42F6">
        <w:t>and training the bot with a larger context.</w:t>
      </w:r>
    </w:p>
    <w:p w14:paraId="406B965D" w14:textId="6F6A0BD0" w:rsidR="003A4E8C" w:rsidRPr="003A4E8C" w:rsidRDefault="003A4E8C" w:rsidP="003A4E8C">
      <w:pPr>
        <w:tabs>
          <w:tab w:val="left" w:pos="765"/>
        </w:tabs>
        <w:sectPr w:rsidR="003A4E8C" w:rsidRPr="003A4E8C" w:rsidSect="002C7069">
          <w:headerReference w:type="default" r:id="rId8"/>
          <w:footerReference w:type="default" r:id="rId9"/>
          <w:pgSz w:w="12240" w:h="15840"/>
          <w:pgMar w:top="1440" w:right="1440" w:bottom="1440" w:left="1440" w:header="720" w:footer="720" w:gutter="0"/>
          <w:pgNumType w:fmt="lowerRoman" w:start="1"/>
          <w:cols w:space="720"/>
          <w:docGrid w:linePitch="360"/>
        </w:sectPr>
      </w:pPr>
      <w:r>
        <w:tab/>
      </w:r>
    </w:p>
    <w:p w14:paraId="3832AB5A" w14:textId="1EEC66C4" w:rsidR="00EA7A13" w:rsidRPr="00490870" w:rsidRDefault="00EA7A13" w:rsidP="00C0612B">
      <w:pPr>
        <w:pStyle w:val="Intro-heading"/>
        <w:rPr>
          <w:caps/>
          <w:smallCaps w:val="0"/>
        </w:rPr>
      </w:pPr>
      <w:bookmarkStart w:id="8" w:name="_Toc105429976"/>
      <w:bookmarkStart w:id="9" w:name="_Toc109421134"/>
      <w:r w:rsidRPr="00490870">
        <w:rPr>
          <w:caps/>
          <w:smallCaps w:val="0"/>
        </w:rPr>
        <w:lastRenderedPageBreak/>
        <w:t>Chapter  One</w:t>
      </w:r>
      <w:bookmarkEnd w:id="8"/>
      <w:bookmarkEnd w:id="9"/>
    </w:p>
    <w:p w14:paraId="263EFAC9" w14:textId="77777777" w:rsidR="00682B9D" w:rsidRPr="00490870" w:rsidRDefault="00EA7A13" w:rsidP="006371BF">
      <w:pPr>
        <w:pStyle w:val="Heading1"/>
        <w:rPr>
          <w:caps/>
          <w:smallCaps w:val="0"/>
        </w:rPr>
      </w:pPr>
      <w:bookmarkStart w:id="10" w:name="_Toc105429977"/>
      <w:bookmarkStart w:id="11" w:name="_Toc106323810"/>
      <w:bookmarkStart w:id="12" w:name="_Toc106578078"/>
      <w:bookmarkStart w:id="13" w:name="_Toc109421135"/>
      <w:r w:rsidRPr="00490870">
        <w:rPr>
          <w:caps/>
          <w:smallCaps w:val="0"/>
        </w:rPr>
        <w:t>Introduction</w:t>
      </w:r>
      <w:bookmarkEnd w:id="10"/>
      <w:bookmarkEnd w:id="11"/>
      <w:bookmarkEnd w:id="12"/>
      <w:bookmarkEnd w:id="13"/>
    </w:p>
    <w:p w14:paraId="4F5A45D5" w14:textId="2B949065" w:rsidR="00790862" w:rsidRPr="00B401FF" w:rsidRDefault="00790862" w:rsidP="00FE68D7">
      <w:pPr>
        <w:pStyle w:val="Heading2"/>
        <w:rPr>
          <w:caps/>
          <w:smallCaps w:val="0"/>
        </w:rPr>
      </w:pPr>
      <w:bookmarkStart w:id="14" w:name="_Toc105429978"/>
      <w:bookmarkStart w:id="15" w:name="_Toc109421136"/>
      <w:r w:rsidRPr="00B401FF">
        <w:rPr>
          <w:caps/>
          <w:smallCaps w:val="0"/>
        </w:rPr>
        <w:t>Background information</w:t>
      </w:r>
      <w:bookmarkEnd w:id="14"/>
      <w:bookmarkEnd w:id="15"/>
    </w:p>
    <w:p w14:paraId="7FC243AF" w14:textId="21A3974C" w:rsidR="00F70952" w:rsidRDefault="008A14B7" w:rsidP="00BD4C9C">
      <w:r>
        <w:t>T</w:t>
      </w:r>
      <w:r w:rsidR="00F70952">
        <w:t xml:space="preserve">echnology has made </w:t>
      </w:r>
      <w:r>
        <w:t>dail</w:t>
      </w:r>
      <w:r w:rsidR="00F70952">
        <w:t xml:space="preserve">y living </w:t>
      </w:r>
      <w:r>
        <w:t>more accessible by implementing</w:t>
      </w:r>
      <w:r w:rsidR="00F70952">
        <w:t xml:space="preserve"> various technological means and innovations</w:t>
      </w:r>
      <w:r>
        <w:t>. The benefit depends on what</w:t>
      </w:r>
      <w:r w:rsidR="00F70952">
        <w:t xml:space="preserve"> they offer to the end-user, one of which is chatbots. Chatbots are artificial intelligence software that simulates conversations with a user. These simulations can understand human language, process it, and interact with humans while performing specific tasks configured to assign. Chatbots are mainly built based on NLP (Natural Language Processing). </w:t>
      </w:r>
    </w:p>
    <w:p w14:paraId="5AAB9A4B" w14:textId="7747E17D" w:rsidR="00F70952" w:rsidRDefault="00F70952" w:rsidP="00BD4C9C">
      <w:r>
        <w:t xml:space="preserve">Natural Language Processing is a branch of Artificial Intelligence that enables computers to understand texts and audible conversations the same way humans understand them (Eleni </w:t>
      </w:r>
      <w:proofErr w:type="spellStart"/>
      <w:r>
        <w:t>Adamopoulou</w:t>
      </w:r>
      <w:proofErr w:type="spellEnd"/>
      <w:r>
        <w:t xml:space="preserve"> &amp; </w:t>
      </w:r>
      <w:proofErr w:type="spellStart"/>
      <w:r>
        <w:t>Lefteris</w:t>
      </w:r>
      <w:proofErr w:type="spellEnd"/>
      <w:r>
        <w:t xml:space="preserve"> Moussiades,2020). They combine computational rule-based human language mode</w:t>
      </w:r>
      <w:r w:rsidR="00250821">
        <w:t>l</w:t>
      </w:r>
      <w:r>
        <w:t xml:space="preserve">ling </w:t>
      </w:r>
      <w:r w:rsidR="00F061A7">
        <w:t>with machine learning or deep learning models</w:t>
      </w:r>
      <w:r>
        <w:t xml:space="preserve">. </w:t>
      </w:r>
      <w:r w:rsidR="00F061A7">
        <w:t>With all these models, computers can understand and process human language</w:t>
      </w:r>
      <w:r>
        <w:t xml:space="preserve"> in text or voice data. The NLP model also has specific data points to give out answers.</w:t>
      </w:r>
    </w:p>
    <w:p w14:paraId="044B03B2" w14:textId="4BDC3ED7" w:rsidR="00F70952" w:rsidRDefault="00F70952" w:rsidP="00BD4C9C">
      <w:r>
        <w:t>Chatbot</w:t>
      </w:r>
      <w:r w:rsidR="00F061A7">
        <w:t xml:space="preserve"> </w:t>
      </w:r>
      <w:r>
        <w:t>implement</w:t>
      </w:r>
      <w:r w:rsidR="00F061A7">
        <w:t>ation occurs</w:t>
      </w:r>
      <w:r>
        <w:t xml:space="preserve"> in various ways to meet the needs of individuals or entities based on artificial intelligence. For example, most banks across the globe have found more accessible ways to attend to the needs of their customers through the implementation of user-friendly and interactive chatbots attending to virtually all the needs of the customer. The model is developed based on the day-to-day operations of the bank and the requirements identified by the banks.</w:t>
      </w:r>
    </w:p>
    <w:p w14:paraId="4CD96BFA" w14:textId="40BF9412" w:rsidR="00F70952" w:rsidRDefault="00F70952" w:rsidP="00BD4C9C">
      <w:r>
        <w:t xml:space="preserve"> With this same knowledge, after exploring the beautiful capabilities of implementing a chatbot</w:t>
      </w:r>
      <w:r w:rsidR="00F061A7">
        <w:t xml:space="preserve">. Benefits </w:t>
      </w:r>
      <w:r>
        <w:t>in the religious practic</w:t>
      </w:r>
      <w:r w:rsidR="00F061A7">
        <w:t xml:space="preserve">e entail </w:t>
      </w:r>
      <w:r>
        <w:t xml:space="preserve">helping individuals grow in their various religions. From electronic scriptures to robot priests, different faiths have absorbed new ideas from the world of technology to enhance mainstream religious practices. For example, </w:t>
      </w:r>
      <w:r w:rsidR="00F061A7">
        <w:t>Muslims can download apps such as Muslim Pro. This app helps to full daily prayer timetables, notify the individual for both their sunrise and sunset and recommends</w:t>
      </w:r>
      <w:r>
        <w:t xml:space="preserve"> and tells them times for their fast and all sorts of other functions.</w:t>
      </w:r>
    </w:p>
    <w:p w14:paraId="4C102505" w14:textId="17B43452" w:rsidR="00F70952" w:rsidRDefault="00F70952" w:rsidP="00BD4C9C">
      <w:r>
        <w:lastRenderedPageBreak/>
        <w:t xml:space="preserve">Applying artificial intelligence to religious practices at large can be enormous, hence the reason for focusing on the </w:t>
      </w:r>
      <w:r w:rsidR="008A14B7">
        <w:t>B</w:t>
      </w:r>
      <w:r>
        <w:t xml:space="preserve">ible. (Robert </w:t>
      </w:r>
      <w:proofErr w:type="spellStart"/>
      <w:r>
        <w:t>Filback</w:t>
      </w:r>
      <w:proofErr w:type="spellEnd"/>
      <w:r>
        <w:t xml:space="preserve"> and Stephen Krashen</w:t>
      </w:r>
      <w:r w:rsidR="00B401FF">
        <w:t>,2016</w:t>
      </w:r>
      <w:r>
        <w:t xml:space="preserve">), </w:t>
      </w:r>
      <w:r w:rsidR="00B071DD">
        <w:t>proved</w:t>
      </w:r>
      <w:r>
        <w:t xml:space="preserve"> that having close personal relationship</w:t>
      </w:r>
      <w:r w:rsidR="00F061A7">
        <w:t>s,</w:t>
      </w:r>
      <w:r>
        <w:t xml:space="preserve"> regular reading, and </w:t>
      </w:r>
      <w:r w:rsidR="00B071DD">
        <w:t>Bible study</w:t>
      </w:r>
      <w:r>
        <w:t xml:space="preserve"> help</w:t>
      </w:r>
      <w:r w:rsidR="00B071DD">
        <w:t>s</w:t>
      </w:r>
      <w:r>
        <w:t xml:space="preserve"> inspire individuals</w:t>
      </w:r>
      <w:r w:rsidR="00F061A7">
        <w:t>. It</w:t>
      </w:r>
      <w:r>
        <w:t xml:space="preserve"> also serves as the best source to get advice and wisdom for most issues we might </w:t>
      </w:r>
      <w:r w:rsidR="00B071DD">
        <w:t>face</w:t>
      </w:r>
      <w:r>
        <w:t>. Also, most individuals around the society</w:t>
      </w:r>
      <w:r w:rsidR="00B071DD">
        <w:t xml:space="preserve"> find it difficult to study the Bible due to laziness, or some get</w:t>
      </w:r>
      <w:r>
        <w:t xml:space="preserve"> </w:t>
      </w:r>
      <w:r w:rsidR="00B071DD">
        <w:t>bored</w:t>
      </w:r>
      <w:r>
        <w:t xml:space="preserve"> reading the hard</w:t>
      </w:r>
      <w:r w:rsidR="00B071DD">
        <w:t xml:space="preserve"> </w:t>
      </w:r>
      <w:r>
        <w:t xml:space="preserve">copy. </w:t>
      </w:r>
      <w:sdt>
        <w:sdtPr>
          <w:tag w:val="MENDELEY_CITATION_v3_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"/>
          <w:id w:val="-1244879732"/>
          <w:placeholder>
            <w:docPart w:val="AF9D1BF84F8E4053A3B88D2A8E8544B5"/>
          </w:placeholder>
        </w:sdtPr>
        <w:sdtContent>
          <w:r w:rsidR="000E6715">
            <w:rPr>
              <w:rFonts w:eastAsia="Times New Roman"/>
            </w:rPr>
            <w:t>(Michael &amp; Jeremiah, 2016)</w:t>
          </w:r>
        </w:sdtContent>
      </w:sdt>
      <w:r>
        <w:t xml:space="preserve">, </w:t>
      </w:r>
      <w:r w:rsidR="00B071DD">
        <w:t>carried</w:t>
      </w:r>
      <w:r>
        <w:t xml:space="preserve"> out a case study between women and men</w:t>
      </w:r>
      <w:r w:rsidR="00365DAF">
        <w:t xml:space="preserve"> </w:t>
      </w:r>
      <w:r w:rsidR="0021352A">
        <w:t xml:space="preserve">aged </w:t>
      </w:r>
      <w:r>
        <w:t>19 and 68</w:t>
      </w:r>
      <w:r w:rsidR="00D26C5E">
        <w:t xml:space="preserve">. </w:t>
      </w:r>
      <w:r w:rsidR="0021352A">
        <w:t>It aim</w:t>
      </w:r>
      <w:r w:rsidR="00D26C5E">
        <w:t xml:space="preserve">s </w:t>
      </w:r>
      <w:r w:rsidR="00B071DD">
        <w:t>to determine the adverse effect of adequate and regular bible study. This</w:t>
      </w:r>
      <w:r w:rsidR="00D26C5E">
        <w:t xml:space="preserve"> research</w:t>
      </w:r>
      <w:r w:rsidR="00B071DD">
        <w:t xml:space="preserve"> aimed to show how it tends to impact the individual</w:t>
      </w:r>
      <w:r w:rsidR="00CE7D09">
        <w:t>'</w:t>
      </w:r>
      <w:r w:rsidR="00B071DD">
        <w:t>s life</w:t>
      </w:r>
      <w:r>
        <w:t xml:space="preserve"> either positively or negatively. They concluded that those who read the </w:t>
      </w:r>
      <w:r w:rsidR="008A14B7">
        <w:t>B</w:t>
      </w:r>
      <w:r>
        <w:t xml:space="preserve">ible enjoy it more and tend to make better or wiser decisions with </w:t>
      </w:r>
      <w:r w:rsidR="0021352A">
        <w:t xml:space="preserve">a </w:t>
      </w:r>
      <w:r>
        <w:t>regular time of constant study, making the impact positive. Hence</w:t>
      </w:r>
      <w:r w:rsidR="00B76654">
        <w:t>, with the integration of artificial intelligence, studying the Bible will be more conversational and exciting for individuals of</w:t>
      </w:r>
      <w:r>
        <w:t xml:space="preserve"> such </w:t>
      </w:r>
      <w:proofErr w:type="spellStart"/>
      <w:r>
        <w:t>calib</w:t>
      </w:r>
      <w:r w:rsidR="00250821">
        <w:t>re</w:t>
      </w:r>
      <w:proofErr w:type="spellEnd"/>
      <w:r>
        <w:t>.</w:t>
      </w:r>
    </w:p>
    <w:p w14:paraId="22690A6F" w14:textId="01827144" w:rsidR="00F70952" w:rsidRDefault="00F70952" w:rsidP="00BD4C9C">
      <w:r>
        <w:t>Since technology has become more powerful, more accessible, and more widesprea</w:t>
      </w:r>
      <w:r w:rsidR="00B76654">
        <w:t xml:space="preserve">d recently, the application has become </w:t>
      </w:r>
      <w:r>
        <w:t>pivotal in enhancing competitiveness</w:t>
      </w:r>
      <w:r w:rsidR="00B76654">
        <w:t xml:space="preserve">. Hence </w:t>
      </w:r>
      <w:r>
        <w:t>enabling development, and bringing progress to all levels of society</w:t>
      </w:r>
      <w:r w:rsidR="00B76654">
        <w:t>,</w:t>
      </w:r>
      <w:r>
        <w:t xml:space="preserve"> bible scholars,</w:t>
      </w:r>
      <w:r w:rsidR="00B76654">
        <w:t xml:space="preserve"> </w:t>
      </w:r>
      <w:r>
        <w:t>pastors</w:t>
      </w:r>
      <w:r w:rsidR="00B76654">
        <w:t>,</w:t>
      </w:r>
      <w:r>
        <w:t xml:space="preserve"> and the </w:t>
      </w:r>
      <w:r w:rsidR="00B76654">
        <w:t>religious society in general. The benefits of this implementation help</w:t>
      </w:r>
      <w:r>
        <w:t xml:space="preserve"> through </w:t>
      </w:r>
      <w:r w:rsidR="00B76654">
        <w:t xml:space="preserve">the </w:t>
      </w:r>
      <w:r>
        <w:t xml:space="preserve">moral building of </w:t>
      </w:r>
      <w:r w:rsidR="00B76654">
        <w:t>individuals</w:t>
      </w:r>
      <w:r w:rsidR="00CE7D09">
        <w:t>'</w:t>
      </w:r>
      <w:r w:rsidR="00B76654">
        <w:t xml:space="preserve"> spirit and character formation. The individual will need to be IT-compliant and adopt the same given, h</w:t>
      </w:r>
      <w:r>
        <w:t>elping lift Africa to a place of relevance</w:t>
      </w:r>
      <w:sdt>
        <w:sdtPr>
          <w:rPr>
            <w:color w:val="000000"/>
          </w:rPr>
          <w:tag w:val="MENDELEY_CITATION_v3_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"/>
          <w:id w:val="358471724"/>
          <w:placeholder>
            <w:docPart w:val="AF9D1BF84F8E4053A3B88D2A8E8544B5"/>
          </w:placeholder>
        </w:sdtPr>
        <w:sdtContent>
          <w:r w:rsidR="000E6715" w:rsidRPr="000E6715">
            <w:rPr>
              <w:color w:val="000000"/>
            </w:rPr>
            <w:t>(</w:t>
          </w:r>
          <w:proofErr w:type="spellStart"/>
          <w:r w:rsidR="000E6715" w:rsidRPr="000E6715">
            <w:rPr>
              <w:color w:val="000000"/>
            </w:rPr>
            <w:t>Efiong</w:t>
          </w:r>
          <w:proofErr w:type="spellEnd"/>
          <w:r w:rsidR="000E6715" w:rsidRPr="000E6715">
            <w:rPr>
              <w:color w:val="000000"/>
            </w:rPr>
            <w:t>, 2016)</w:t>
          </w:r>
        </w:sdtContent>
      </w:sdt>
      <w:r>
        <w:rPr>
          <w:color w:val="000000"/>
        </w:rPr>
        <w:t>.</w:t>
      </w:r>
    </w:p>
    <w:p w14:paraId="7D743DD7" w14:textId="4472CAFF" w:rsidR="008A50B8" w:rsidRDefault="00F70952" w:rsidP="00BD4C9C">
      <w:r>
        <w:t xml:space="preserve"> The correlation between technology and religion has started to develop over the years. Algorithms and bots help in what we see, the kind of information we interact with, and the content we interact</w:t>
      </w:r>
      <w:r w:rsidR="00B76654">
        <w:t xml:space="preserve"> with regularly</w:t>
      </w:r>
      <w:r>
        <w:t>. According to (Hugh Davies, 2019), many Christians use various information technolog</w:t>
      </w:r>
      <w:r w:rsidR="00B76654">
        <w:t>y</w:t>
      </w:r>
      <w:r>
        <w:t xml:space="preserve"> means to advance their faith</w:t>
      </w:r>
      <w:r w:rsidR="00B76654">
        <w:t>. Implementing a voice-enabled bible chatbo</w:t>
      </w:r>
      <w:r>
        <w:t>t will help build up or stir the mind and dedication of the users on the right path.</w:t>
      </w:r>
    </w:p>
    <w:p w14:paraId="79296460" w14:textId="02E2654B" w:rsidR="00F70952" w:rsidRDefault="00F70952" w:rsidP="00F70952">
      <w:pPr>
        <w:spacing w:before="0" w:after="0"/>
        <w:rPr>
          <w:rFonts w:cs="Times New Roman"/>
          <w:szCs w:val="24"/>
        </w:rPr>
      </w:pPr>
    </w:p>
    <w:p w14:paraId="42549AC1" w14:textId="64EF8F5F" w:rsidR="00B76654" w:rsidRDefault="00B76654" w:rsidP="00F70952">
      <w:pPr>
        <w:spacing w:before="0" w:after="0"/>
        <w:rPr>
          <w:rFonts w:cs="Times New Roman"/>
          <w:szCs w:val="24"/>
        </w:rPr>
      </w:pPr>
    </w:p>
    <w:p w14:paraId="555C22E6" w14:textId="4AB3C744" w:rsidR="00250821" w:rsidRDefault="00250821" w:rsidP="00F70952">
      <w:pPr>
        <w:spacing w:before="0" w:after="0"/>
        <w:rPr>
          <w:rFonts w:cs="Times New Roman"/>
          <w:szCs w:val="24"/>
        </w:rPr>
      </w:pPr>
    </w:p>
    <w:p w14:paraId="6DF06340" w14:textId="77777777" w:rsidR="00250821" w:rsidRDefault="00250821" w:rsidP="00F70952">
      <w:pPr>
        <w:spacing w:before="0" w:after="0"/>
        <w:rPr>
          <w:rFonts w:cs="Times New Roman"/>
          <w:szCs w:val="24"/>
        </w:rPr>
      </w:pPr>
    </w:p>
    <w:p w14:paraId="1C1FBB4D" w14:textId="77777777" w:rsidR="00B76654" w:rsidRDefault="00B76654" w:rsidP="00F70952">
      <w:pPr>
        <w:spacing w:before="0" w:after="0"/>
        <w:rPr>
          <w:rFonts w:cs="Times New Roman"/>
          <w:szCs w:val="24"/>
        </w:rPr>
      </w:pPr>
    </w:p>
    <w:p w14:paraId="5FDF6233" w14:textId="77777777" w:rsidR="00F70952" w:rsidRPr="00F70952" w:rsidRDefault="00F70952" w:rsidP="00F70952">
      <w:pPr>
        <w:spacing w:before="0" w:after="0"/>
        <w:rPr>
          <w:rFonts w:cs="Times New Roman"/>
          <w:szCs w:val="24"/>
        </w:rPr>
      </w:pPr>
    </w:p>
    <w:p w14:paraId="77900A9D" w14:textId="33A39E38" w:rsidR="00436D0E" w:rsidRPr="003B7BEE" w:rsidRDefault="00FD1609" w:rsidP="00FE68D7">
      <w:pPr>
        <w:pStyle w:val="Heading2"/>
        <w:rPr>
          <w:caps/>
          <w:smallCaps w:val="0"/>
        </w:rPr>
      </w:pPr>
      <w:bookmarkStart w:id="16" w:name="_Toc105429979"/>
      <w:bookmarkStart w:id="17" w:name="_Toc109421137"/>
      <w:r w:rsidRPr="003B7BEE">
        <w:rPr>
          <w:caps/>
          <w:smallCaps w:val="0"/>
        </w:rPr>
        <w:lastRenderedPageBreak/>
        <w:t>Motivation</w:t>
      </w:r>
      <w:bookmarkEnd w:id="16"/>
      <w:bookmarkEnd w:id="17"/>
    </w:p>
    <w:p w14:paraId="390EB671" w14:textId="6FA186C4" w:rsidR="00F70952" w:rsidRDefault="00F70952" w:rsidP="00BD4C9C">
      <w:r>
        <w:t>(Nishad &amp; Mohammed, 2020), they proposed with visible evidence that in the nearest future</w:t>
      </w:r>
      <w:r w:rsidR="00B76654">
        <w:t>,</w:t>
      </w:r>
      <w:r>
        <w:t xml:space="preserve"> there will be human</w:t>
      </w:r>
      <w:r w:rsidR="00CE7D09">
        <w:t>-</w:t>
      </w:r>
      <w:r>
        <w:t xml:space="preserve">like machine intelligence that cuts across all forms of tasks and activities humans carry out nowadays. Now in alliance with what was postulated by the researchers here, implementation of this project not only aligns with this but also will help increase the merging of information Technology </w:t>
      </w:r>
      <w:r w:rsidR="00CE7D09">
        <w:t>in</w:t>
      </w:r>
      <w:r>
        <w:t>to the religious world.</w:t>
      </w:r>
    </w:p>
    <w:p w14:paraId="26F9926D" w14:textId="691D75F3" w:rsidR="00F70952" w:rsidRPr="00F70952" w:rsidRDefault="00F70952" w:rsidP="00BD4C9C">
      <w:r>
        <w:t xml:space="preserve">Many believe there is no room for technology in the religious world, hence one of the motives behind this project. </w:t>
      </w:r>
      <w:r w:rsidR="00B76654">
        <w:t>Implementing this model</w:t>
      </w:r>
      <w:r>
        <w:t xml:space="preserve"> will help close the gap of easier access and on</w:t>
      </w:r>
      <w:r w:rsidR="00B76654">
        <w:t>-the-</w:t>
      </w:r>
      <w:r>
        <w:t>go personalization to religious content</w:t>
      </w:r>
      <w:r w:rsidR="00B76654">
        <w:t>. Technology will</w:t>
      </w:r>
      <w:r>
        <w:t xml:space="preserve"> help in building </w:t>
      </w:r>
      <w:r w:rsidR="000C0E9E">
        <w:t xml:space="preserve">the </w:t>
      </w:r>
      <w:r>
        <w:t>faith of others which was already made evident according to (Hugh Davies, 2019)</w:t>
      </w:r>
      <w:r w:rsidR="00B76654">
        <w:t>. Here</w:t>
      </w:r>
      <w:r>
        <w:t xml:space="preserve"> he discussed the need for technology aligning with religious doctrines to help individuals follow </w:t>
      </w:r>
      <w:r w:rsidR="000C0E9E">
        <w:t>their faith with the best possible eas</w:t>
      </w:r>
      <w:r>
        <w:t>e.</w:t>
      </w:r>
    </w:p>
    <w:p w14:paraId="4A47E899" w14:textId="350E02A7" w:rsidR="00FD1609" w:rsidRPr="003B7BEE" w:rsidRDefault="00FD1609" w:rsidP="00FE68D7">
      <w:pPr>
        <w:pStyle w:val="Heading2"/>
        <w:rPr>
          <w:caps/>
          <w:smallCaps w:val="0"/>
        </w:rPr>
      </w:pPr>
      <w:bookmarkStart w:id="18" w:name="_Toc105429980"/>
      <w:bookmarkStart w:id="19" w:name="_Toc109421138"/>
      <w:r w:rsidRPr="003B7BEE">
        <w:rPr>
          <w:caps/>
          <w:smallCaps w:val="0"/>
        </w:rPr>
        <w:t>Statement of problem</w:t>
      </w:r>
      <w:bookmarkEnd w:id="18"/>
      <w:bookmarkEnd w:id="19"/>
    </w:p>
    <w:p w14:paraId="71B6ED18" w14:textId="415D4C61" w:rsidR="00F70952" w:rsidRDefault="00F70952" w:rsidP="00BD4C9C">
      <w:r>
        <w:t>In the wave of recent technological advance</w:t>
      </w:r>
      <w:r w:rsidR="000C0E9E">
        <w:t>ments</w:t>
      </w:r>
      <w:r>
        <w:t xml:space="preserve">, many people require automated methods and ways to </w:t>
      </w:r>
      <w:r w:rsidR="000C0E9E">
        <w:t>access the Bible instead of reading manually, hence the need for implementing</w:t>
      </w:r>
      <w:r>
        <w:t xml:space="preserve"> this model.</w:t>
      </w:r>
    </w:p>
    <w:p w14:paraId="11B29A9F" w14:textId="4EFB34F8" w:rsidR="00F70952" w:rsidRDefault="000C0E9E" w:rsidP="00BD4C9C">
      <w:r>
        <w:t>Many applications like this</w:t>
      </w:r>
      <w:r w:rsidR="00F70952">
        <w:t xml:space="preserve"> have been designed and implemented in recent years. For example, the YOU version bible app is a </w:t>
      </w:r>
      <w:r>
        <w:t>top-rated</w:t>
      </w:r>
      <w:r w:rsidR="00F70952">
        <w:t xml:space="preserve"> bible app used by millions </w:t>
      </w:r>
      <w:r>
        <w:t>worldwide</w:t>
      </w:r>
      <w:r w:rsidR="00F70952">
        <w:t xml:space="preserve">. </w:t>
      </w:r>
      <w:r w:rsidR="00CE7D09">
        <w:t>Make use of</w:t>
      </w:r>
      <w:r w:rsidR="00F70952">
        <w:t xml:space="preserve"> the functionalities in the app manually, and scripture recommendation is m</w:t>
      </w:r>
      <w:r>
        <w:t>ain</w:t>
      </w:r>
      <w:r w:rsidR="00F70952">
        <w:t xml:space="preserve">ly </w:t>
      </w:r>
      <w:r>
        <w:t>mad</w:t>
      </w:r>
      <w:r w:rsidR="00F70952">
        <w:t>e based on the a</w:t>
      </w:r>
      <w:r w:rsidR="0072707E">
        <w:t>pplication</w:t>
      </w:r>
      <w:r w:rsidR="00CE7D09">
        <w:t>'</w:t>
      </w:r>
      <w:r w:rsidR="0072707E">
        <w:t>s algorithm</w:t>
      </w:r>
      <w:r w:rsidR="00F70952">
        <w:t>.</w:t>
      </w:r>
    </w:p>
    <w:p w14:paraId="2C9389AA" w14:textId="703DA998" w:rsidR="00F70952" w:rsidRPr="00F70952" w:rsidRDefault="00F70952" w:rsidP="00BD4C9C">
      <w:r>
        <w:t>Hence</w:t>
      </w:r>
      <w:r w:rsidR="000C0E9E">
        <w:t>, the implementation of this model aims to solve</w:t>
      </w:r>
      <w:r>
        <w:t xml:space="preserve"> the problem of individual religious growth within the society and community at large. The chatbot will </w:t>
      </w:r>
      <w:r w:rsidR="0072707E">
        <w:t>be</w:t>
      </w:r>
      <w:r>
        <w:t xml:space="preserve"> an easy go</w:t>
      </w:r>
      <w:r w:rsidR="0072707E">
        <w:t>-</w:t>
      </w:r>
      <w:r>
        <w:t>to for help and give recommendations based on inputs and conversations held with the bot.</w:t>
      </w:r>
    </w:p>
    <w:p w14:paraId="0F551DA1" w14:textId="2FBACAF4" w:rsidR="00FD1609" w:rsidRPr="003B7BEE" w:rsidRDefault="00DA711C" w:rsidP="00FE68D7">
      <w:pPr>
        <w:pStyle w:val="Heading2"/>
        <w:rPr>
          <w:caps/>
          <w:smallCaps w:val="0"/>
        </w:rPr>
      </w:pPr>
      <w:bookmarkStart w:id="20" w:name="_Toc105429981"/>
      <w:bookmarkStart w:id="21" w:name="_Toc109421139"/>
      <w:r w:rsidRPr="003B7BEE">
        <w:rPr>
          <w:caps/>
          <w:smallCaps w:val="0"/>
        </w:rPr>
        <w:t>Aims and objectives of study</w:t>
      </w:r>
      <w:bookmarkEnd w:id="20"/>
      <w:bookmarkEnd w:id="21"/>
    </w:p>
    <w:p w14:paraId="4D0D4D51" w14:textId="2DCC2F14" w:rsidR="008B5E4A" w:rsidRPr="00BD4C9C" w:rsidRDefault="00F70952" w:rsidP="00BD4C9C">
      <w:r>
        <w:t>With the implementation of this project, the aim is to develop a</w:t>
      </w:r>
      <w:r w:rsidR="00C104FD">
        <w:t xml:space="preserve"> </w:t>
      </w:r>
      <w:r>
        <w:t>chatbot for bible study using a voice</w:t>
      </w:r>
      <w:r w:rsidR="0072707E">
        <w:t>-</w:t>
      </w:r>
      <w:r>
        <w:t>enabled chatbot using speech</w:t>
      </w:r>
      <w:r w:rsidR="0072707E">
        <w:t>-to-</w:t>
      </w:r>
      <w:r>
        <w:t>text recognition technology.</w:t>
      </w:r>
    </w:p>
    <w:p w14:paraId="4B8DBF61" w14:textId="3C49D2B4" w:rsidR="00F70952" w:rsidRPr="003B7BEE" w:rsidRDefault="00F70952" w:rsidP="00F70952">
      <w:pPr>
        <w:pStyle w:val="Heading3"/>
        <w:rPr>
          <w:caps/>
          <w:smallCaps w:val="0"/>
        </w:rPr>
      </w:pPr>
      <w:bookmarkStart w:id="22" w:name="_Toc105429982"/>
      <w:bookmarkStart w:id="23" w:name="_Toc109421140"/>
      <w:r w:rsidRPr="003B7BEE">
        <w:rPr>
          <w:caps/>
          <w:smallCaps w:val="0"/>
        </w:rPr>
        <w:lastRenderedPageBreak/>
        <w:t>OBJECTIVES</w:t>
      </w:r>
      <w:bookmarkEnd w:id="22"/>
      <w:bookmarkEnd w:id="23"/>
    </w:p>
    <w:p w14:paraId="122AD9CF" w14:textId="2890C4FA" w:rsidR="00442124" w:rsidRDefault="006A0435" w:rsidP="00FB5A4A">
      <w:r>
        <w:t>To achieve</w:t>
      </w:r>
      <w:r w:rsidR="0072707E">
        <w:t xml:space="preserve"> these aims, the objectives for implementing</w:t>
      </w:r>
      <w:r w:rsidR="00442124">
        <w:t xml:space="preserve"> this project are.</w:t>
      </w:r>
    </w:p>
    <w:p w14:paraId="10F288E2" w14:textId="7ABF2561" w:rsidR="00442124" w:rsidRDefault="00442124" w:rsidP="00FB5A4A">
      <w:pPr>
        <w:pStyle w:val="ListParagraph"/>
        <w:numPr>
          <w:ilvl w:val="0"/>
          <w:numId w:val="28"/>
        </w:numPr>
      </w:pPr>
      <w:r>
        <w:t xml:space="preserve">To survey existing technology and choose the best means to approach the </w:t>
      </w:r>
      <w:r w:rsidR="00FF33A2">
        <w:t>system</w:t>
      </w:r>
      <w:r>
        <w:t>.</w:t>
      </w:r>
    </w:p>
    <w:p w14:paraId="4379FFCC" w14:textId="3316FDBF" w:rsidR="00442124" w:rsidRDefault="00442124" w:rsidP="00FB5A4A">
      <w:pPr>
        <w:pStyle w:val="ListParagraph"/>
        <w:numPr>
          <w:ilvl w:val="0"/>
          <w:numId w:val="28"/>
        </w:numPr>
      </w:pPr>
      <w:r>
        <w:t>To choose</w:t>
      </w:r>
      <w:r w:rsidR="005426AE">
        <w:t xml:space="preserve"> and design the best model and </w:t>
      </w:r>
      <w:r>
        <w:t xml:space="preserve">architecture suitable for the </w:t>
      </w:r>
      <w:r w:rsidR="00FF33A2">
        <w:t>system</w:t>
      </w:r>
      <w:r>
        <w:t>.</w:t>
      </w:r>
    </w:p>
    <w:p w14:paraId="3A5709B4" w14:textId="19369399" w:rsidR="00442124" w:rsidRDefault="00442124" w:rsidP="00FB5A4A">
      <w:pPr>
        <w:pStyle w:val="ListParagraph"/>
        <w:numPr>
          <w:ilvl w:val="0"/>
          <w:numId w:val="28"/>
        </w:numPr>
      </w:pPr>
      <w:r>
        <w:t xml:space="preserve">To implement the </w:t>
      </w:r>
      <w:r w:rsidR="00FF33A2">
        <w:t>system</w:t>
      </w:r>
      <w:r>
        <w:t xml:space="preserve"> using the best suitable programming language needed.</w:t>
      </w:r>
    </w:p>
    <w:p w14:paraId="2C08CDDE" w14:textId="4DAE50EC" w:rsidR="00F70952" w:rsidRPr="00FB5A4A" w:rsidRDefault="00442124" w:rsidP="00FB5A4A">
      <w:pPr>
        <w:pStyle w:val="ListParagraph"/>
        <w:numPr>
          <w:ilvl w:val="0"/>
          <w:numId w:val="28"/>
        </w:numPr>
        <w:rPr>
          <w:sz w:val="26"/>
          <w:szCs w:val="26"/>
        </w:rPr>
      </w:pPr>
      <w:r>
        <w:t>To evaluate the system after implementation</w:t>
      </w:r>
      <w:r w:rsidRPr="00FB5A4A">
        <w:rPr>
          <w:sz w:val="26"/>
          <w:szCs w:val="26"/>
        </w:rPr>
        <w:t xml:space="preserve">. </w:t>
      </w:r>
    </w:p>
    <w:p w14:paraId="07B1A558" w14:textId="33635570" w:rsidR="00DA711C" w:rsidRPr="003B7BEE" w:rsidRDefault="00DA711C" w:rsidP="00FE68D7">
      <w:pPr>
        <w:pStyle w:val="Heading2"/>
        <w:rPr>
          <w:caps/>
          <w:smallCaps w:val="0"/>
        </w:rPr>
      </w:pPr>
      <w:bookmarkStart w:id="24" w:name="_Toc105429983"/>
      <w:bookmarkStart w:id="25" w:name="_Toc109421141"/>
      <w:r w:rsidRPr="003B7BEE">
        <w:rPr>
          <w:caps/>
          <w:smallCaps w:val="0"/>
        </w:rPr>
        <w:t>Methodology</w:t>
      </w:r>
      <w:bookmarkEnd w:id="24"/>
      <w:bookmarkEnd w:id="25"/>
    </w:p>
    <w:p w14:paraId="540E9537" w14:textId="594E0441" w:rsidR="00442124" w:rsidRDefault="006A0435" w:rsidP="00FB5A4A">
      <w:r>
        <w:t>The methodology states how to achieve the objectives mentioned above.</w:t>
      </w:r>
    </w:p>
    <w:p w14:paraId="4E7F35AC" w14:textId="7D7722B9" w:rsidR="00442124" w:rsidRDefault="00442124" w:rsidP="00FB5A4A">
      <w:r>
        <w:t xml:space="preserve">Based on the first objective, </w:t>
      </w:r>
      <w:r w:rsidR="00CE7D09">
        <w:t>"</w:t>
      </w:r>
      <w:r>
        <w:t xml:space="preserve">To survey existing technology and choose the best means to approach the </w:t>
      </w:r>
      <w:r w:rsidR="00FF33A2">
        <w:t>system</w:t>
      </w:r>
      <w:r>
        <w:t>.</w:t>
      </w:r>
      <w:r w:rsidR="00CE7D09">
        <w:t>"</w:t>
      </w:r>
      <w:r>
        <w:t xml:space="preserve"> There will be a literature review on existing systems like this or relating to this project. Then compare them side by side</w:t>
      </w:r>
      <w:r w:rsidR="006A0435">
        <w:t>,</w:t>
      </w:r>
      <w:r>
        <w:t xml:space="preserve"> looking at existing flaws in the already existing ones</w:t>
      </w:r>
      <w:r w:rsidR="006A0435">
        <w:t>,</w:t>
      </w:r>
      <w:r>
        <w:t xml:space="preserve"> and choos</w:t>
      </w:r>
      <w:r w:rsidR="006A0435">
        <w:t>ing</w:t>
      </w:r>
      <w:r>
        <w:t xml:space="preserve"> the best methods based on</w:t>
      </w:r>
      <w:r w:rsidR="006A0435">
        <w:t xml:space="preserve"> existing</w:t>
      </w:r>
      <w:r>
        <w:t xml:space="preserve"> findings to approach the project.</w:t>
      </w:r>
    </w:p>
    <w:p w14:paraId="013AE766" w14:textId="21A545E3" w:rsidR="00442124" w:rsidRDefault="00442124" w:rsidP="00FB5A4A">
      <w:r>
        <w:t xml:space="preserve">Based on the second objective stating, </w:t>
      </w:r>
      <w:r w:rsidR="00CE7D09">
        <w:t>"</w:t>
      </w:r>
      <w:r>
        <w:t>To choose</w:t>
      </w:r>
      <w:r w:rsidR="005426AE">
        <w:t xml:space="preserve"> and design</w:t>
      </w:r>
      <w:r>
        <w:t xml:space="preserve"> the best model</w:t>
      </w:r>
      <w:r w:rsidR="005426AE">
        <w:t xml:space="preserve"> and </w:t>
      </w:r>
      <w:r>
        <w:t xml:space="preserve">architecture most suitable for the </w:t>
      </w:r>
      <w:r w:rsidR="00FF33A2">
        <w:t>system</w:t>
      </w:r>
      <w:r>
        <w:t>.</w:t>
      </w:r>
      <w:r w:rsidR="00CE7D09">
        <w:t>"</w:t>
      </w:r>
      <w:r>
        <w:t xml:space="preserve"> The best design</w:t>
      </w:r>
      <w:r w:rsidR="006A0435">
        <w:t xml:space="preserve"> is selected</w:t>
      </w:r>
      <w:r>
        <w:t xml:space="preserve"> to approach this project and under this is where we have the model, algorithm, and architecture. There are various </w:t>
      </w:r>
      <w:r w:rsidR="0080743E">
        <w:t xml:space="preserve">architectures </w:t>
      </w:r>
      <w:r>
        <w:t>already in place</w:t>
      </w:r>
      <w:r w:rsidR="006A0435">
        <w:t>,</w:t>
      </w:r>
      <w:r>
        <w:t xml:space="preserve"> depending on </w:t>
      </w:r>
      <w:r w:rsidR="006A0435">
        <w:t xml:space="preserve">the </w:t>
      </w:r>
      <w:r>
        <w:t>method applied. There</w:t>
      </w:r>
      <w:r w:rsidR="006A0435">
        <w:t xml:space="preserve"> will</w:t>
      </w:r>
      <w:r>
        <w:t xml:space="preserve"> be a review and research on existing </w:t>
      </w:r>
      <w:r w:rsidR="0080743E">
        <w:t>architecture</w:t>
      </w:r>
      <w:r w:rsidR="006A0435">
        <w:t xml:space="preserve"> and how to apply</w:t>
      </w:r>
      <w:r>
        <w:t xml:space="preserve"> </w:t>
      </w:r>
      <w:r w:rsidR="006A0435">
        <w:t xml:space="preserve">it </w:t>
      </w:r>
      <w:r>
        <w:t>to existing systems</w:t>
      </w:r>
      <w:r w:rsidR="0080743E">
        <w:t>.</w:t>
      </w:r>
      <w:r>
        <w:t xml:space="preserve"> </w:t>
      </w:r>
      <w:r w:rsidR="0080743E">
        <w:t xml:space="preserve">The UML model and design tools </w:t>
      </w:r>
      <w:r w:rsidR="006A0435">
        <w:t xml:space="preserve">entail </w:t>
      </w:r>
      <w:r w:rsidR="00917D32">
        <w:t xml:space="preserve">the </w:t>
      </w:r>
      <w:r w:rsidR="006A0435">
        <w:t>necessary actions</w:t>
      </w:r>
      <w:r w:rsidR="0080743E">
        <w:t xml:space="preserve"> to model and design this system. The system w</w:t>
      </w:r>
      <w:r w:rsidR="00917D32">
        <w:t>ill use models to illustrate its processes</w:t>
      </w:r>
      <w:r w:rsidR="0080743E">
        <w:t xml:space="preserve"> using diagrams such as use cases, Activity diagrams, and Sequence diagrams.</w:t>
      </w:r>
    </w:p>
    <w:p w14:paraId="4BCBD459" w14:textId="55CF967B" w:rsidR="00442124" w:rsidRDefault="00442124" w:rsidP="00FB5A4A">
      <w:r>
        <w:t xml:space="preserve">Based on the third objective stating, </w:t>
      </w:r>
      <w:r w:rsidR="00CE7D09">
        <w:t>"</w:t>
      </w:r>
      <w:r>
        <w:t xml:space="preserve">To implement the </w:t>
      </w:r>
      <w:r w:rsidR="00F66B6E">
        <w:t>system</w:t>
      </w:r>
      <w:r>
        <w:t xml:space="preserve"> using the best suitable programming language needed.</w:t>
      </w:r>
      <w:r w:rsidR="00CE7D09">
        <w:t>"</w:t>
      </w:r>
      <w:r>
        <w:t xml:space="preserve"> </w:t>
      </w:r>
      <w:r w:rsidR="00917D32">
        <w:t xml:space="preserve">Implementing the system can use </w:t>
      </w:r>
      <w:r>
        <w:t>various programming languages</w:t>
      </w:r>
      <w:r w:rsidR="00917D32">
        <w:t>, but the best language will go for the implementation</w:t>
      </w:r>
      <w:r>
        <w:t>.</w:t>
      </w:r>
      <w:r w:rsidR="00917D32">
        <w:t xml:space="preserve"> During this, a </w:t>
      </w:r>
      <w:r>
        <w:t>review</w:t>
      </w:r>
      <w:r w:rsidR="00917D32">
        <w:t xml:space="preserve"> will take place </w:t>
      </w:r>
      <w:r>
        <w:t>comparing the components, libraries</w:t>
      </w:r>
      <w:r w:rsidR="00917D32">
        <w:t>,</w:t>
      </w:r>
      <w:r>
        <w:t xml:space="preserve"> and functions the languages offer and the speed at which </w:t>
      </w:r>
      <w:r w:rsidR="00AD66BF">
        <w:t>they</w:t>
      </w:r>
      <w:r>
        <w:t xml:space="preserve"> process the code. Hence</w:t>
      </w:r>
      <w:r w:rsidR="00AD66BF">
        <w:t xml:space="preserve">, the python language </w:t>
      </w:r>
      <w:r w:rsidR="003D44FF">
        <w:t>is the right choice</w:t>
      </w:r>
      <w:r w:rsidR="00AD66BF">
        <w:t xml:space="preserve"> to write down the backend code and the</w:t>
      </w:r>
      <w:r w:rsidR="000E3A88">
        <w:t xml:space="preserve"> flask web </w:t>
      </w:r>
      <w:r w:rsidR="00586A96">
        <w:t>framework</w:t>
      </w:r>
      <w:r w:rsidR="000E3A88">
        <w:t xml:space="preserve"> for the front end.</w:t>
      </w:r>
    </w:p>
    <w:p w14:paraId="04D16C27" w14:textId="6371E045" w:rsidR="00442124" w:rsidRPr="00442124" w:rsidRDefault="00442124" w:rsidP="00FB5A4A">
      <w:r>
        <w:t xml:space="preserve">Based on the fourth objective stating, </w:t>
      </w:r>
      <w:r w:rsidR="00CE7D09">
        <w:t>"</w:t>
      </w:r>
      <w:r>
        <w:t>To evaluate the system after implementation.</w:t>
      </w:r>
      <w:r w:rsidR="00CE7D09">
        <w:t>"</w:t>
      </w:r>
      <w:r>
        <w:t xml:space="preserve"> Every </w:t>
      </w:r>
      <w:r w:rsidR="00F66B6E">
        <w:t>system</w:t>
      </w:r>
      <w:r w:rsidR="00AD66BF">
        <w:t>,</w:t>
      </w:r>
      <w:r>
        <w:t xml:space="preserve"> upon completion</w:t>
      </w:r>
      <w:r w:rsidR="00C147D6">
        <w:t>,</w:t>
      </w:r>
      <w:r>
        <w:t xml:space="preserve"> must be evaluated or tested to ensure its functionality level. To </w:t>
      </w:r>
      <w:r w:rsidR="003D44FF">
        <w:lastRenderedPageBreak/>
        <w:t>accomplish</w:t>
      </w:r>
      <w:r>
        <w:t xml:space="preserve"> this, </w:t>
      </w:r>
      <w:r w:rsidR="003D44FF">
        <w:t>evaluate the system</w:t>
      </w:r>
      <w:r>
        <w:t xml:space="preserve"> based on the </w:t>
      </w:r>
      <w:r w:rsidR="003D44FF">
        <w:t>features</w:t>
      </w:r>
      <w:r w:rsidR="00CE7D09">
        <w:t>'</w:t>
      </w:r>
      <w:r w:rsidR="003D44FF">
        <w:t xml:space="preserve"> usability and output accuracy</w:t>
      </w:r>
      <w:r>
        <w:t xml:space="preserve"> when</w:t>
      </w:r>
      <w:r w:rsidR="003D44FF">
        <w:t xml:space="preserve"> access to a function is available. Get user feedback through a</w:t>
      </w:r>
      <w:r w:rsidR="00847AEE">
        <w:t xml:space="preserve"> questionnaire</w:t>
      </w:r>
      <w:r w:rsidR="003D44FF">
        <w:t xml:space="preserve"> using google forms and analytics.</w:t>
      </w:r>
    </w:p>
    <w:p w14:paraId="7D7F515A" w14:textId="634857FC" w:rsidR="00DA711C" w:rsidRPr="003B7BEE" w:rsidRDefault="00A97920" w:rsidP="00FE68D7">
      <w:pPr>
        <w:pStyle w:val="Heading2"/>
        <w:rPr>
          <w:caps/>
          <w:smallCaps w:val="0"/>
        </w:rPr>
      </w:pPr>
      <w:bookmarkStart w:id="26" w:name="_Toc105429984"/>
      <w:bookmarkStart w:id="27" w:name="_Toc109421142"/>
      <w:r w:rsidRPr="003B7BEE">
        <w:rPr>
          <w:caps/>
          <w:smallCaps w:val="0"/>
        </w:rPr>
        <w:t>Significance of s</w:t>
      </w:r>
      <w:r w:rsidR="00726D1A" w:rsidRPr="003B7BEE">
        <w:rPr>
          <w:caps/>
          <w:smallCaps w:val="0"/>
        </w:rPr>
        <w:t>tudy</w:t>
      </w:r>
      <w:bookmarkEnd w:id="26"/>
      <w:bookmarkEnd w:id="27"/>
    </w:p>
    <w:p w14:paraId="245BE333" w14:textId="14D8984A" w:rsidR="00502AE4" w:rsidRDefault="00502AE4" w:rsidP="00FB5A4A">
      <w:r>
        <w:t xml:space="preserve">This project </w:t>
      </w:r>
      <w:r w:rsidR="00B531DD">
        <w:t>uses</w:t>
      </w:r>
      <w:r>
        <w:t xml:space="preserve"> Artificial Intelligence and human</w:t>
      </w:r>
      <w:r w:rsidR="00B531DD">
        <w:t>-to-</w:t>
      </w:r>
      <w:r>
        <w:t>computer interaction principles. It help</w:t>
      </w:r>
      <w:r w:rsidR="000F0125">
        <w:t>s</w:t>
      </w:r>
      <w:r>
        <w:t xml:space="preserve"> to give out the best information based on already set rules for the system to follow. This proposed implementation of the chatbot is a big delve into the future</w:t>
      </w:r>
      <w:r w:rsidR="00B531DD">
        <w:t>.</w:t>
      </w:r>
      <w:r>
        <w:t xml:space="preserve"> </w:t>
      </w:r>
      <w:r w:rsidR="00B531DD">
        <w:t>Nowadays,</w:t>
      </w:r>
      <w:r>
        <w:t xml:space="preserve"> technology</w:t>
      </w:r>
      <w:r w:rsidR="00B531DD">
        <w:t xml:space="preserve"> has</w:t>
      </w:r>
      <w:r>
        <w:t xml:space="preserve"> become</w:t>
      </w:r>
      <w:r w:rsidR="00B531DD">
        <w:t xml:space="preserve"> more advanced daily, and</w:t>
      </w:r>
      <w:r>
        <w:t xml:space="preserve"> everyone is looking for the best and easier way to perform their daily activities. Some of the </w:t>
      </w:r>
      <w:r w:rsidR="00B531DD">
        <w:t>paramount</w:t>
      </w:r>
      <w:r>
        <w:t xml:space="preserve"> importance are as follows.</w:t>
      </w:r>
    </w:p>
    <w:p w14:paraId="7427D345" w14:textId="1DACE8EF" w:rsidR="00502AE4" w:rsidRDefault="00502AE4" w:rsidP="00FB5A4A">
      <w:pPr>
        <w:pStyle w:val="ListParagraph"/>
        <w:numPr>
          <w:ilvl w:val="0"/>
          <w:numId w:val="27"/>
        </w:numPr>
      </w:pPr>
      <w:r>
        <w:t>Effective recommendation</w:t>
      </w:r>
      <w:r w:rsidR="00B26333">
        <w:t xml:space="preserve"> of scriptures to users </w:t>
      </w:r>
      <w:r>
        <w:t xml:space="preserve">by </w:t>
      </w:r>
      <w:r w:rsidR="00B531DD">
        <w:t xml:space="preserve">the </w:t>
      </w:r>
      <w:r>
        <w:t>chatbot based on privacy assurance: Most of the time, individuals like to share their issues or concerns</w:t>
      </w:r>
      <w:r w:rsidR="00B531DD">
        <w:t>,</w:t>
      </w:r>
      <w:r>
        <w:t xml:space="preserve"> but due to this privacy factor, they do</w:t>
      </w:r>
      <w:r w:rsidR="00B531DD">
        <w:t xml:space="preserve"> no</w:t>
      </w:r>
      <w:r>
        <w:t xml:space="preserve">t feel comfortable doing so. With the implementation of this chatbot, the issue of another party getting to know the conversations is </w:t>
      </w:r>
      <w:r w:rsidR="00B531DD">
        <w:t>of no significance</w:t>
      </w:r>
      <w:r>
        <w:t xml:space="preserve"> as the chatbot will be the only party to listen and recommend the best scriptures and motivational </w:t>
      </w:r>
      <w:r w:rsidR="00B26333">
        <w:t>books</w:t>
      </w:r>
      <w:r>
        <w:t xml:space="preserve"> to help that situation.</w:t>
      </w:r>
    </w:p>
    <w:p w14:paraId="36E103AA" w14:textId="54CF49B7" w:rsidR="00502AE4" w:rsidRDefault="00502AE4" w:rsidP="00FB5A4A">
      <w:pPr>
        <w:pStyle w:val="ListParagraph"/>
        <w:numPr>
          <w:ilvl w:val="0"/>
          <w:numId w:val="27"/>
        </w:numPr>
      </w:pPr>
      <w:r>
        <w:t>Reduces physical contact to the minim</w:t>
      </w:r>
      <w:r w:rsidR="00B531DD">
        <w:t>um</w:t>
      </w:r>
      <w:r>
        <w:t xml:space="preserve">: In times of the </w:t>
      </w:r>
      <w:r w:rsidR="00B531DD">
        <w:t>world</w:t>
      </w:r>
      <w:r w:rsidR="00CE7D09">
        <w:t>'</w:t>
      </w:r>
      <w:r w:rsidR="00B531DD">
        <w:t>s pandemic</w:t>
      </w:r>
      <w:r>
        <w:t xml:space="preserve">, </w:t>
      </w:r>
      <w:r w:rsidR="00B531DD">
        <w:t>this project</w:t>
      </w:r>
      <w:r w:rsidR="00CE7D09">
        <w:t>'</w:t>
      </w:r>
      <w:r w:rsidR="00B531DD">
        <w:t>s implementation will help reduce the need for individuals to meet one-on-</w:t>
      </w:r>
      <w:r>
        <w:t xml:space="preserve">one with individuals to discuss. The chatbot will be </w:t>
      </w:r>
      <w:r w:rsidR="00B531DD">
        <w:t>an</w:t>
      </w:r>
      <w:r>
        <w:t xml:space="preserve"> alternative means for individuals to convers</w:t>
      </w:r>
      <w:r w:rsidR="00B531DD">
        <w:t>e.</w:t>
      </w:r>
    </w:p>
    <w:p w14:paraId="71566580" w14:textId="0CFFB538" w:rsidR="00502AE4" w:rsidRDefault="00502AE4" w:rsidP="00FB5A4A">
      <w:pPr>
        <w:pStyle w:val="ListParagraph"/>
        <w:numPr>
          <w:ilvl w:val="0"/>
          <w:numId w:val="27"/>
        </w:numPr>
      </w:pPr>
      <w:r>
        <w:t>It</w:t>
      </w:r>
      <w:r w:rsidR="00B531DD">
        <w:t xml:space="preserve"> wi</w:t>
      </w:r>
      <w:r>
        <w:t>ll help improve the user</w:t>
      </w:r>
      <w:r w:rsidR="00CE7D09">
        <w:t>'</w:t>
      </w:r>
      <w:r>
        <w:t>s connection to God more.</w:t>
      </w:r>
    </w:p>
    <w:p w14:paraId="1A80CA0D" w14:textId="11A53A6F" w:rsidR="00502AE4" w:rsidRDefault="00B531DD" w:rsidP="00FB5A4A">
      <w:pPr>
        <w:pStyle w:val="ListParagraph"/>
        <w:numPr>
          <w:ilvl w:val="0"/>
          <w:numId w:val="27"/>
        </w:numPr>
      </w:pPr>
      <w:r>
        <w:t>It h</w:t>
      </w:r>
      <w:r w:rsidR="00502AE4">
        <w:t xml:space="preserve">elps </w:t>
      </w:r>
      <w:r>
        <w:t>bring individuals closer and study the Bible much</w:t>
      </w:r>
      <w:r w:rsidR="00502AE4">
        <w:t xml:space="preserve"> more.</w:t>
      </w:r>
    </w:p>
    <w:p w14:paraId="696446C5" w14:textId="7C552831" w:rsidR="00442124" w:rsidRDefault="00502AE4" w:rsidP="00FB5A4A">
      <w:r>
        <w:t xml:space="preserve">Asides </w:t>
      </w:r>
      <w:r w:rsidR="00B531DD">
        <w:t xml:space="preserve">from </w:t>
      </w:r>
      <w:r>
        <w:t>th</w:t>
      </w:r>
      <w:r w:rsidR="00AD596B">
        <w:t xml:space="preserve">e stated significance </w:t>
      </w:r>
      <w:r>
        <w:t xml:space="preserve">of this project, this will help to bring individuals more conversant with the </w:t>
      </w:r>
      <w:r w:rsidR="008A14B7">
        <w:t>B</w:t>
      </w:r>
      <w:r>
        <w:t>ible</w:t>
      </w:r>
      <w:r w:rsidR="00B531DD">
        <w:t>.</w:t>
      </w:r>
      <w:r>
        <w:t xml:space="preserve"> </w:t>
      </w:r>
      <w:r w:rsidR="00B531DD">
        <w:t>T</w:t>
      </w:r>
      <w:r>
        <w:t xml:space="preserve">he </w:t>
      </w:r>
      <w:r w:rsidR="00B531DD">
        <w:t xml:space="preserve">study aims </w:t>
      </w:r>
      <w:r>
        <w:t>to impact the user positively</w:t>
      </w:r>
      <w:r w:rsidR="00447F5E">
        <w:t xml:space="preserve"> with ease </w:t>
      </w:r>
      <w:r>
        <w:t>because it</w:t>
      </w:r>
      <w:r w:rsidR="00B531DD">
        <w:t xml:space="preserve"> i</w:t>
      </w:r>
      <w:r>
        <w:t>s from their comfort zone</w:t>
      </w:r>
      <w:r w:rsidR="00B531DD">
        <w:t>. It</w:t>
      </w:r>
      <w:r>
        <w:t xml:space="preserve"> can access anywhere and anytime.</w:t>
      </w:r>
    </w:p>
    <w:p w14:paraId="69F3CED8" w14:textId="495315CD" w:rsidR="00B531DD" w:rsidRDefault="00B531DD" w:rsidP="00FB5A4A"/>
    <w:p w14:paraId="13783171" w14:textId="1F3C3556" w:rsidR="00B531DD" w:rsidRDefault="00B531DD" w:rsidP="00FB5A4A"/>
    <w:p w14:paraId="1791DE99" w14:textId="77777777" w:rsidR="00BD4C9C" w:rsidRPr="00EA3394" w:rsidRDefault="00BD4C9C" w:rsidP="00FB5A4A"/>
    <w:p w14:paraId="5FCF1914" w14:textId="65CDA829" w:rsidR="005303D9" w:rsidRPr="003B7BEE" w:rsidRDefault="005303D9" w:rsidP="00FE68D7">
      <w:pPr>
        <w:pStyle w:val="Heading2"/>
        <w:rPr>
          <w:caps/>
          <w:smallCaps w:val="0"/>
        </w:rPr>
      </w:pPr>
      <w:bookmarkStart w:id="28" w:name="_Toc105429985"/>
      <w:bookmarkStart w:id="29" w:name="_Toc109421143"/>
      <w:r w:rsidRPr="003B7BEE">
        <w:rPr>
          <w:caps/>
          <w:smallCaps w:val="0"/>
        </w:rPr>
        <w:lastRenderedPageBreak/>
        <w:t>Limitations of study</w:t>
      </w:r>
      <w:bookmarkEnd w:id="28"/>
      <w:bookmarkEnd w:id="29"/>
    </w:p>
    <w:p w14:paraId="1DB91B1E" w14:textId="2F0B91E1" w:rsidR="00EA3394" w:rsidRPr="00EA3394" w:rsidRDefault="00EA3394" w:rsidP="00DC6400">
      <w:r>
        <w:t xml:space="preserve">As in all projects, </w:t>
      </w:r>
      <w:r w:rsidR="00CE7D09">
        <w:t>risks and limitations will always be</w:t>
      </w:r>
      <w:r>
        <w:t xml:space="preserve"> </w:t>
      </w:r>
      <w:r w:rsidR="00B531DD">
        <w:t>due to the project</w:t>
      </w:r>
      <w:r w:rsidR="00CE7D09">
        <w:t>'</w:t>
      </w:r>
      <w:r w:rsidR="00B531DD">
        <w:t>s time, quality, scope, and financing</w:t>
      </w:r>
      <w:r>
        <w:t xml:space="preserve">. One of the limitations </w:t>
      </w:r>
      <w:r w:rsidR="005447AE">
        <w:t>is</w:t>
      </w:r>
      <w:r>
        <w:t xml:space="preserve"> that the chatbot w</w:t>
      </w:r>
      <w:r w:rsidR="005447AE">
        <w:t>ill no</w:t>
      </w:r>
      <w:r>
        <w:t xml:space="preserve">t understand </w:t>
      </w:r>
      <w:r w:rsidR="005447AE">
        <w:t xml:space="preserve">the </w:t>
      </w:r>
      <w:r>
        <w:t xml:space="preserve">human context. </w:t>
      </w:r>
      <w:r w:rsidR="005447AE">
        <w:t xml:space="preserve">The chatbot understands only information that applies to the rules set. </w:t>
      </w:r>
      <w:r w:rsidR="005447AE" w:rsidRPr="005447AE">
        <w:t xml:space="preserve">During a conversation with the chatbot, it might not be able to provide appropriate information or outputs if </w:t>
      </w:r>
      <w:r w:rsidR="005447AE">
        <w:t>specific</w:t>
      </w:r>
      <w:r w:rsidR="005447AE" w:rsidRPr="005447AE">
        <w:t xml:space="preserve"> specified keywords are missing. If utilized improperly, it can misinterpret users</w:t>
      </w:r>
      <w:r w:rsidR="00CE7D09">
        <w:t>'</w:t>
      </w:r>
      <w:r w:rsidR="005447AE" w:rsidRPr="005447AE">
        <w:t xml:space="preserve"> intentions.</w:t>
      </w:r>
    </w:p>
    <w:p w14:paraId="538FBA9C" w14:textId="34B45651" w:rsidR="005303D9" w:rsidRPr="003B7BEE" w:rsidRDefault="005303D9" w:rsidP="00FE68D7">
      <w:pPr>
        <w:pStyle w:val="Heading2"/>
        <w:rPr>
          <w:caps/>
          <w:smallCaps w:val="0"/>
        </w:rPr>
      </w:pPr>
      <w:bookmarkStart w:id="30" w:name="_Toc105429986"/>
      <w:bookmarkStart w:id="31" w:name="_Toc109421144"/>
      <w:r w:rsidRPr="003B7BEE">
        <w:rPr>
          <w:caps/>
          <w:smallCaps w:val="0"/>
        </w:rPr>
        <w:t>Project organization</w:t>
      </w:r>
      <w:bookmarkEnd w:id="30"/>
      <w:bookmarkEnd w:id="31"/>
    </w:p>
    <w:p w14:paraId="05601EE0" w14:textId="20BDF50A" w:rsidR="00EA3394" w:rsidRPr="00EA3394" w:rsidRDefault="00EA3394" w:rsidP="00DC6400">
      <w:r>
        <w:t>This project</w:t>
      </w:r>
      <w:r w:rsidR="005447AE">
        <w:t xml:space="preserve"> consists of </w:t>
      </w:r>
      <w:r>
        <w:t xml:space="preserve">five chapters. The first chapter entails the </w:t>
      </w:r>
      <w:r w:rsidR="005447AE">
        <w:t>introduction</w:t>
      </w:r>
      <w:r>
        <w:t xml:space="preserve"> </w:t>
      </w:r>
      <w:r w:rsidR="005447AE">
        <w:t>to</w:t>
      </w:r>
      <w:r>
        <w:t xml:space="preserve"> the project</w:t>
      </w:r>
      <w:r w:rsidR="005447AE">
        <w:t xml:space="preserve">. </w:t>
      </w:r>
      <w:r w:rsidR="005447AE" w:rsidRPr="005447AE">
        <w:t>Background information, the problem statement, the study</w:t>
      </w:r>
      <w:r w:rsidR="00CE7D09">
        <w:t>'</w:t>
      </w:r>
      <w:r w:rsidR="005447AE" w:rsidRPr="005447AE">
        <w:t xml:space="preserve">s goals and objectives, the </w:t>
      </w:r>
      <w:r w:rsidR="005447AE">
        <w:t>methodology</w:t>
      </w:r>
      <w:r w:rsidR="005447AE" w:rsidRPr="005447AE">
        <w:t xml:space="preserve"> utilized to complete the project, the study</w:t>
      </w:r>
      <w:r w:rsidR="00CE7D09">
        <w:t>'</w:t>
      </w:r>
      <w:r w:rsidR="005447AE" w:rsidRPr="005447AE">
        <w:t>s importance, its limits, and the project organization are all included in the first chapter.</w:t>
      </w:r>
      <w:r>
        <w:t xml:space="preserve"> The second chapter</w:t>
      </w:r>
      <w:r w:rsidR="005447AE">
        <w:t xml:space="preserve"> is the literature review, highlighting a</w:t>
      </w:r>
      <w:r>
        <w:t xml:space="preserve"> definitional overview of </w:t>
      </w:r>
      <w:r w:rsidR="005447AE">
        <w:t xml:space="preserve">the </w:t>
      </w:r>
      <w:r>
        <w:t xml:space="preserve">literature and relevant terms alongside existing systems. </w:t>
      </w:r>
      <w:r w:rsidR="005447AE">
        <w:t>The third chapter is the system analysis, and the design entails the methodology and procedures used to achieve this project</w:t>
      </w:r>
      <w:r>
        <w:t xml:space="preserve">. The fourth chapter </w:t>
      </w:r>
      <w:r w:rsidR="005447AE">
        <w:t xml:space="preserve">discusses </w:t>
      </w:r>
      <w:r>
        <w:t>the analysis and results of the outcome</w:t>
      </w:r>
      <w:r w:rsidR="005447AE">
        <w:t>. In contrast,</w:t>
      </w:r>
      <w:r>
        <w:t xml:space="preserve"> the last chapter covers the conclusion, summary of findings made, and relevant recommendations.</w:t>
      </w:r>
    </w:p>
    <w:p w14:paraId="60801818" w14:textId="77777777" w:rsidR="004920B0" w:rsidRDefault="004920B0">
      <w:pPr>
        <w:rPr>
          <w:b/>
          <w:smallCaps/>
          <w:sz w:val="32"/>
        </w:rPr>
      </w:pPr>
      <w:r>
        <w:br w:type="page"/>
      </w:r>
    </w:p>
    <w:p w14:paraId="64FDCD67" w14:textId="535A7EEC" w:rsidR="00EA7A13" w:rsidRPr="003B7BEE" w:rsidRDefault="00EA7A13" w:rsidP="004920B0">
      <w:pPr>
        <w:pStyle w:val="Intro-heading"/>
        <w:rPr>
          <w:caps/>
          <w:smallCaps w:val="0"/>
        </w:rPr>
      </w:pPr>
      <w:bookmarkStart w:id="32" w:name="_Toc105429987"/>
      <w:bookmarkStart w:id="33" w:name="_Toc109421145"/>
      <w:r w:rsidRPr="003B7BEE">
        <w:rPr>
          <w:caps/>
          <w:smallCaps w:val="0"/>
        </w:rPr>
        <w:lastRenderedPageBreak/>
        <w:t>Chapter Two</w:t>
      </w:r>
      <w:bookmarkEnd w:id="32"/>
      <w:bookmarkEnd w:id="33"/>
    </w:p>
    <w:p w14:paraId="0E6086D6" w14:textId="32F43D7C" w:rsidR="00EA7A13" w:rsidRPr="003B7BEE" w:rsidRDefault="00EA7A13" w:rsidP="004014DC">
      <w:pPr>
        <w:pStyle w:val="Heading1"/>
        <w:rPr>
          <w:caps/>
          <w:smallCaps w:val="0"/>
        </w:rPr>
      </w:pPr>
      <w:bookmarkStart w:id="34" w:name="_Toc105429988"/>
      <w:bookmarkStart w:id="35" w:name="_Toc106323821"/>
      <w:bookmarkStart w:id="36" w:name="_Toc106578089"/>
      <w:bookmarkStart w:id="37" w:name="_Toc109421146"/>
      <w:r w:rsidRPr="003B7BEE">
        <w:rPr>
          <w:caps/>
          <w:smallCaps w:val="0"/>
        </w:rPr>
        <w:t>Literature Review</w:t>
      </w:r>
      <w:bookmarkEnd w:id="34"/>
      <w:bookmarkEnd w:id="35"/>
      <w:bookmarkEnd w:id="36"/>
      <w:bookmarkEnd w:id="37"/>
      <w:r w:rsidRPr="003B7BEE">
        <w:rPr>
          <w:caps/>
          <w:smallCaps w:val="0"/>
        </w:rPr>
        <w:t xml:space="preserve"> </w:t>
      </w:r>
    </w:p>
    <w:p w14:paraId="03B72F3A" w14:textId="795DFF9F" w:rsidR="00F36B9A" w:rsidRDefault="00591099" w:rsidP="00F36B9A">
      <w:pPr>
        <w:pStyle w:val="Heading2"/>
      </w:pPr>
      <w:bookmarkStart w:id="38" w:name="_Toc105429989"/>
      <w:bookmarkStart w:id="39" w:name="_Toc109421147"/>
      <w:r w:rsidRPr="00FE68D7">
        <w:t>OVERVIEW OF CHATBOTS</w:t>
      </w:r>
      <w:bookmarkEnd w:id="38"/>
      <w:bookmarkEnd w:id="39"/>
    </w:p>
    <w:p w14:paraId="3FE3FA2A" w14:textId="3E87E3A7" w:rsidR="0068611F" w:rsidRPr="008F7191" w:rsidRDefault="008F7191" w:rsidP="00BD4C9C">
      <w:r>
        <w:t>This section of the chapter will cover the basic overview of a chatbot and all it entails.</w:t>
      </w:r>
    </w:p>
    <w:p w14:paraId="04B30254" w14:textId="7E355F72" w:rsidR="00AC35F1" w:rsidRDefault="0066075C" w:rsidP="00AC35F1">
      <w:pPr>
        <w:pStyle w:val="Heading3"/>
      </w:pPr>
      <w:bookmarkStart w:id="40" w:name="_Toc105429990"/>
      <w:bookmarkStart w:id="41" w:name="_Toc109421148"/>
      <w:r w:rsidRPr="004F19FD">
        <w:t>BRIEF HISTORY OF CHATBOTS</w:t>
      </w:r>
      <w:bookmarkEnd w:id="40"/>
      <w:bookmarkEnd w:id="41"/>
    </w:p>
    <w:p w14:paraId="5C65600B" w14:textId="4DE54464" w:rsidR="00426D96" w:rsidRDefault="00426D96" w:rsidP="00BD4C9C">
      <w:pPr>
        <w:rPr>
          <w:color w:val="000000"/>
        </w:rPr>
      </w:pPr>
      <w:r>
        <w:t>In 1950, a computer scientist named Alan Turing proposed the Turing Test</w:t>
      </w:r>
      <w:r w:rsidR="005447AE">
        <w:t xml:space="preserve"> to determine.</w:t>
      </w:r>
      <w:r>
        <w:t xml:space="preserve"> It was as an outcome of this test that chatbots became widely known. The first-ever built chatbot </w:t>
      </w:r>
      <w:r w:rsidR="005447AE">
        <w:t>i</w:t>
      </w:r>
      <w:r>
        <w:t xml:space="preserve">s Eliza, developed in </w:t>
      </w:r>
      <w:r w:rsidR="005447AE">
        <w:t>1996. I</w:t>
      </w:r>
      <w:r>
        <w:t>ts sole purpose was to act as a psychologist giving feedback to the user</w:t>
      </w:r>
      <w:r w:rsidR="00CE7D09">
        <w:t>'</w:t>
      </w:r>
      <w:r>
        <w:t xml:space="preserve">s inputs in the form of questions. </w:t>
      </w:r>
      <w:r>
        <w:rPr>
          <w:color w:val="000000"/>
        </w:rPr>
        <w:t xml:space="preserve">It made use of a simple sequence matching and a format-based response technique. Its dialoguing ability was not the best, but it was </w:t>
      </w:r>
      <w:r w:rsidR="00DC6400">
        <w:rPr>
          <w:color w:val="000000"/>
        </w:rPr>
        <w:t>sufficient</w:t>
      </w:r>
      <w:r>
        <w:rPr>
          <w:color w:val="000000"/>
        </w:rPr>
        <w:t xml:space="preserve"> to </w:t>
      </w:r>
      <w:r w:rsidR="00C26A81">
        <w:rPr>
          <w:color w:val="000000"/>
        </w:rPr>
        <w:t>disorient</w:t>
      </w:r>
      <w:r>
        <w:rPr>
          <w:color w:val="000000"/>
        </w:rPr>
        <w:t xml:space="preserve"> individuals when the</w:t>
      </w:r>
      <w:r w:rsidR="00C26A81">
        <w:rPr>
          <w:color w:val="000000"/>
        </w:rPr>
        <w:t>y</w:t>
      </w:r>
      <w:r>
        <w:rPr>
          <w:color w:val="000000"/>
        </w:rPr>
        <w:t xml:space="preserve"> individual is </w:t>
      </w:r>
      <w:r w:rsidR="00C26A81">
        <w:rPr>
          <w:color w:val="000000"/>
        </w:rPr>
        <w:t>unfamiliar</w:t>
      </w:r>
      <w:r>
        <w:rPr>
          <w:color w:val="000000"/>
        </w:rPr>
        <w:t xml:space="preserve"> with how a computer operate</w:t>
      </w:r>
      <w:r w:rsidR="00C26A81">
        <w:rPr>
          <w:color w:val="000000"/>
        </w:rPr>
        <w:t>s.</w:t>
      </w:r>
      <w:r>
        <w:rPr>
          <w:color w:val="000000"/>
        </w:rPr>
        <w:t xml:space="preserve"> </w:t>
      </w:r>
      <w:r w:rsidR="00C26A81">
        <w:rPr>
          <w:color w:val="000000"/>
        </w:rPr>
        <w:t xml:space="preserve">It </w:t>
      </w:r>
      <w:r>
        <w:rPr>
          <w:color w:val="000000"/>
        </w:rPr>
        <w:t xml:space="preserve">gives the individual the drive to </w:t>
      </w:r>
      <w:r w:rsidR="00C26A81">
        <w:rPr>
          <w:color w:val="000000"/>
        </w:rPr>
        <w:t>develop</w:t>
      </w:r>
      <w:r>
        <w:rPr>
          <w:color w:val="000000"/>
        </w:rPr>
        <w:t xml:space="preserve"> other chatbots</w:t>
      </w:r>
      <w:sdt>
        <w:sdtPr>
          <w:rPr>
            <w:color w:val="000000"/>
          </w:rPr>
          <w:tag w:val="MENDELEY_CITATION_v3_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"/>
          <w:id w:val="-1283258699"/>
          <w:placeholder>
            <w:docPart w:val="A2ADE53B76BF4CAAB74E4C1A501EA779"/>
          </w:placeholder>
        </w:sdtPr>
        <w:sdtContent>
          <w:r w:rsidR="000E6715" w:rsidRPr="000E6715">
            <w:rPr>
              <w:color w:val="000000"/>
            </w:rPr>
            <w:t>(</w:t>
          </w:r>
          <w:proofErr w:type="spellStart"/>
          <w:r w:rsidR="000E6715" w:rsidRPr="000E6715">
            <w:rPr>
              <w:color w:val="000000"/>
            </w:rPr>
            <w:t>Ayanouz</w:t>
          </w:r>
          <w:proofErr w:type="spellEnd"/>
          <w:r w:rsidR="000E6715" w:rsidRPr="000E6715">
            <w:rPr>
              <w:color w:val="000000"/>
            </w:rPr>
            <w:t xml:space="preserve"> et al., 2020)</w:t>
          </w:r>
        </w:sdtContent>
      </w:sdt>
      <w:r>
        <w:rPr>
          <w:color w:val="000000"/>
        </w:rPr>
        <w:t>.</w:t>
      </w:r>
    </w:p>
    <w:p w14:paraId="38227B8F" w14:textId="4F5CF81F" w:rsidR="00426D96" w:rsidRDefault="00421AD5" w:rsidP="00BD4C9C">
      <w:pPr>
        <w:rPr>
          <w:color w:val="000000"/>
        </w:rPr>
      </w:pPr>
      <w:r w:rsidRPr="00421AD5">
        <w:rPr>
          <w:color w:val="000000"/>
        </w:rPr>
        <w:t xml:space="preserve">In 1995 the chatbot, namely ALICE, was developed and is famously known for winning the </w:t>
      </w:r>
      <w:proofErr w:type="spellStart"/>
      <w:r w:rsidRPr="00421AD5">
        <w:rPr>
          <w:color w:val="000000"/>
        </w:rPr>
        <w:t>Loebnr</w:t>
      </w:r>
      <w:proofErr w:type="spellEnd"/>
      <w:r w:rsidRPr="00421AD5">
        <w:rPr>
          <w:color w:val="000000"/>
        </w:rPr>
        <w:t xml:space="preserve"> prize in 2000, 2001, and 2004. Its intelligence </w:t>
      </w:r>
      <w:r w:rsidR="00C26A81">
        <w:rPr>
          <w:color w:val="000000"/>
        </w:rPr>
        <w:t>depends on artificial intelligence and relies on a straightforward pattern-matching learning algorithm—a l</w:t>
      </w:r>
      <w:r w:rsidRPr="00421AD5">
        <w:rPr>
          <w:color w:val="000000"/>
        </w:rPr>
        <w:t xml:space="preserve">anguage for Markup. </w:t>
      </w:r>
      <w:sdt>
        <w:sdtPr>
          <w:rPr>
            <w:color w:val="000000"/>
          </w:rPr>
          <w:tag w:val="MENDELEY_CITATION_v3_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"/>
          <w:id w:val="-1042053021"/>
          <w:placeholder>
            <w:docPart w:val="9D61067A756742A28F6E26E3D3F296DC"/>
          </w:placeholder>
        </w:sdtPr>
        <w:sdtContent>
          <w:r w:rsidR="000E6715">
            <w:rPr>
              <w:rFonts w:eastAsia="Times New Roman"/>
            </w:rPr>
            <w:t>(</w:t>
          </w:r>
          <w:proofErr w:type="spellStart"/>
          <w:r w:rsidR="000E6715">
            <w:rPr>
              <w:rFonts w:eastAsia="Times New Roman"/>
            </w:rPr>
            <w:t>Adamopoulou</w:t>
          </w:r>
          <w:proofErr w:type="spellEnd"/>
          <w:r w:rsidR="000E6715">
            <w:rPr>
              <w:rFonts w:eastAsia="Times New Roman"/>
            </w:rPr>
            <w:t xml:space="preserve"> &amp; </w:t>
          </w:r>
          <w:proofErr w:type="spellStart"/>
          <w:r w:rsidR="000E6715">
            <w:rPr>
              <w:rFonts w:eastAsia="Times New Roman"/>
            </w:rPr>
            <w:t>Moussiades</w:t>
          </w:r>
          <w:proofErr w:type="spellEnd"/>
          <w:r w:rsidR="000E6715">
            <w:rPr>
              <w:rFonts w:eastAsia="Times New Roman"/>
            </w:rPr>
            <w:t>, 2020)</w:t>
          </w:r>
        </w:sdtContent>
      </w:sdt>
      <w:r w:rsidR="00426D96">
        <w:rPr>
          <w:color w:val="000000"/>
        </w:rPr>
        <w:t>.</w:t>
      </w:r>
    </w:p>
    <w:p w14:paraId="43A2399C" w14:textId="4A220ACA" w:rsidR="00421AD5" w:rsidRDefault="00421AD5" w:rsidP="00BD4C9C">
      <w:pPr>
        <w:rPr>
          <w:color w:val="000000"/>
        </w:rPr>
      </w:pPr>
      <w:r w:rsidRPr="00421AD5">
        <w:rPr>
          <w:color w:val="000000"/>
        </w:rPr>
        <w:t>The development of chatbots over time as a result of improvements in technology and business procedures led to the development of virtual assistants like Apple</w:t>
      </w:r>
      <w:r w:rsidR="00CE7D09">
        <w:rPr>
          <w:color w:val="000000"/>
        </w:rPr>
        <w:t>'</w:t>
      </w:r>
      <w:r w:rsidRPr="00421AD5">
        <w:rPr>
          <w:color w:val="000000"/>
        </w:rPr>
        <w:t>s Siri, Microsoft CORTANA, Amazon</w:t>
      </w:r>
      <w:r w:rsidR="00CE7D09">
        <w:rPr>
          <w:color w:val="000000"/>
        </w:rPr>
        <w:t>'</w:t>
      </w:r>
      <w:r w:rsidRPr="00421AD5">
        <w:rPr>
          <w:color w:val="000000"/>
        </w:rPr>
        <w:t>s Alexa, and others.</w:t>
      </w:r>
    </w:p>
    <w:p w14:paraId="72C0BE95" w14:textId="136A136A" w:rsidR="006D4FEE" w:rsidRDefault="006D4FEE" w:rsidP="006D4FEE">
      <w:pPr>
        <w:pStyle w:val="Heading3"/>
      </w:pPr>
      <w:bookmarkStart w:id="42" w:name="_Toc105429991"/>
      <w:bookmarkStart w:id="43" w:name="_Toc109421149"/>
      <w:r>
        <w:t>TYPES OF CHATBOTS</w:t>
      </w:r>
      <w:bookmarkEnd w:id="42"/>
      <w:bookmarkEnd w:id="43"/>
    </w:p>
    <w:p w14:paraId="6C815A92" w14:textId="3E0C9947" w:rsidR="00426D96" w:rsidRDefault="00426D96" w:rsidP="00BD4C9C">
      <w:r>
        <w:t>Due to the vast and various uses of bots, different types of frameworks</w:t>
      </w:r>
      <w:r w:rsidR="00C26A81">
        <w:t xml:space="preserve"> belong to different chatbots</w:t>
      </w:r>
      <w:r>
        <w:t xml:space="preserve">. </w:t>
      </w:r>
      <w:r w:rsidR="00C26A81">
        <w:t>Based on th</w:t>
      </w:r>
      <w:r>
        <w:t>e knowledge of the chatbots, functions, goals</w:t>
      </w:r>
      <w:r w:rsidR="00C26A81">
        <w:t xml:space="preserve">, </w:t>
      </w:r>
      <w:r>
        <w:t>objectives, method of processing inputs and generating responses, and either human-assisted or the build method.</w:t>
      </w:r>
    </w:p>
    <w:p w14:paraId="397C9710" w14:textId="2A3CF80B" w:rsidR="00426D96" w:rsidRDefault="00426D96" w:rsidP="00DC6400">
      <w:r>
        <w:t xml:space="preserve">The knowledge of the chatbots considers the amount of knowledge the bot can </w:t>
      </w:r>
      <w:r w:rsidR="00C26A81">
        <w:t>access</w:t>
      </w:r>
      <w:r>
        <w:t xml:space="preserve"> or the number of data sets it </w:t>
      </w:r>
      <w:r w:rsidR="00C26A81">
        <w:t>trains.</w:t>
      </w:r>
      <w:r>
        <w:t xml:space="preserve"> Under this, we have.</w:t>
      </w:r>
    </w:p>
    <w:p w14:paraId="7BBC1CBF" w14:textId="77777777" w:rsidR="00426D96" w:rsidRDefault="00426D96" w:rsidP="00426D96">
      <w:pPr>
        <w:pStyle w:val="ListParagraph"/>
        <w:numPr>
          <w:ilvl w:val="0"/>
          <w:numId w:val="6"/>
        </w:numPr>
        <w:autoSpaceDE w:val="0"/>
        <w:autoSpaceDN w:val="0"/>
        <w:adjustRightInd w:val="0"/>
        <w:spacing w:before="0" w:after="0"/>
        <w:rPr>
          <w:rFonts w:cs="Times New Roman"/>
          <w:color w:val="000000"/>
          <w:szCs w:val="24"/>
        </w:rPr>
      </w:pPr>
      <w:r>
        <w:rPr>
          <w:rFonts w:cs="Times New Roman"/>
          <w:b/>
          <w:bCs/>
          <w:color w:val="000000"/>
          <w:szCs w:val="24"/>
        </w:rPr>
        <w:lastRenderedPageBreak/>
        <w:t>Open Domain chatbots</w:t>
      </w:r>
      <w:r>
        <w:rPr>
          <w:rFonts w:cs="Times New Roman"/>
          <w:color w:val="000000"/>
          <w:szCs w:val="24"/>
        </w:rPr>
        <w:t>: this type talks about general topics and responds appropriately, according to the area and proximity of its knowledge.</w:t>
      </w:r>
    </w:p>
    <w:p w14:paraId="7AA7C6B7" w14:textId="77777777" w:rsidR="00426D96" w:rsidRDefault="00426D96" w:rsidP="00426D96">
      <w:pPr>
        <w:pStyle w:val="ListParagraph"/>
        <w:numPr>
          <w:ilvl w:val="0"/>
          <w:numId w:val="6"/>
        </w:numPr>
        <w:autoSpaceDE w:val="0"/>
        <w:autoSpaceDN w:val="0"/>
        <w:adjustRightInd w:val="0"/>
        <w:spacing w:before="0" w:after="0"/>
        <w:rPr>
          <w:rFonts w:cs="Times New Roman"/>
          <w:color w:val="000000"/>
          <w:szCs w:val="24"/>
        </w:rPr>
      </w:pPr>
      <w:r>
        <w:rPr>
          <w:rFonts w:cs="Times New Roman"/>
          <w:b/>
          <w:bCs/>
          <w:color w:val="000000"/>
          <w:szCs w:val="24"/>
        </w:rPr>
        <w:t>Closed domain chatbots:</w:t>
      </w:r>
      <w:r>
        <w:rPr>
          <w:rFonts w:cs="Times New Roman"/>
          <w:color w:val="000000"/>
          <w:szCs w:val="24"/>
        </w:rPr>
        <w:t xml:space="preserve">  these types focus on a particular area of knowledge and are not capable of responding to questions outside this area.</w:t>
      </w:r>
    </w:p>
    <w:p w14:paraId="117F5A16" w14:textId="77777777" w:rsidR="00426D96" w:rsidRDefault="00426D96" w:rsidP="00BD4C9C">
      <w:r>
        <w:t>The functions classification of chatbots considers the closeness of the chatbot to the user, the number of transactions, and the tasks the bot performs. Under this category, we have.</w:t>
      </w:r>
    </w:p>
    <w:p w14:paraId="5DAFBE5B" w14:textId="0738EBFF" w:rsidR="00426D96" w:rsidRDefault="00426D96" w:rsidP="00426D96">
      <w:pPr>
        <w:pStyle w:val="ListParagraph"/>
        <w:numPr>
          <w:ilvl w:val="0"/>
          <w:numId w:val="7"/>
        </w:numPr>
        <w:autoSpaceDE w:val="0"/>
        <w:autoSpaceDN w:val="0"/>
        <w:adjustRightInd w:val="0"/>
        <w:spacing w:before="0" w:after="0"/>
        <w:rPr>
          <w:rFonts w:cs="Times New Roman"/>
          <w:color w:val="000000"/>
          <w:szCs w:val="24"/>
        </w:rPr>
      </w:pPr>
      <w:r>
        <w:rPr>
          <w:rFonts w:cs="Times New Roman"/>
          <w:b/>
          <w:bCs/>
          <w:color w:val="000000"/>
          <w:szCs w:val="24"/>
        </w:rPr>
        <w:t>Interpersonal chatbots:</w:t>
      </w:r>
      <w:r w:rsidR="00421AD5">
        <w:rPr>
          <w:rFonts w:cs="Times New Roman"/>
          <w:color w:val="000000"/>
          <w:szCs w:val="24"/>
        </w:rPr>
        <w:t xml:space="preserve"> T</w:t>
      </w:r>
      <w:r>
        <w:rPr>
          <w:rFonts w:cs="Times New Roman"/>
          <w:color w:val="000000"/>
          <w:szCs w:val="24"/>
        </w:rPr>
        <w:t xml:space="preserve">hese types provide services relating to the domain of communication. E.g., restaurant bookings, FAQ bots. They collect information and process it to pass them on to the user. They are not obliged to be friendly, have a personality, or remember information about the user </w:t>
      </w:r>
      <w:sdt>
        <w:sdtPr>
          <w:rPr>
            <w:rFonts w:cs="Times New Roman"/>
            <w:color w:val="000000"/>
            <w:szCs w:val="24"/>
          </w:rPr>
          <w:tag w:val="MENDELEY_CITATION_v3_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"/>
          <w:id w:val="-1153373141"/>
          <w:placeholder>
            <w:docPart w:val="2925857C5CBB4219AA60D7897249995C"/>
          </w:placeholder>
        </w:sdtPr>
        <w:sdtContent>
          <w:r w:rsidR="000E6715">
            <w:rPr>
              <w:rFonts w:eastAsia="Times New Roman"/>
            </w:rPr>
            <w:t>(Mahmoud &amp; Kumar, 2020)</w:t>
          </w:r>
        </w:sdtContent>
      </w:sdt>
      <w:r>
        <w:rPr>
          <w:rFonts w:cs="Times New Roman"/>
          <w:color w:val="000000"/>
          <w:szCs w:val="24"/>
        </w:rPr>
        <w:t>.</w:t>
      </w:r>
    </w:p>
    <w:p w14:paraId="3A268406" w14:textId="2DF0E84F" w:rsidR="00426D96" w:rsidRDefault="00426D96" w:rsidP="00426D96">
      <w:pPr>
        <w:pStyle w:val="ListParagraph"/>
        <w:numPr>
          <w:ilvl w:val="0"/>
          <w:numId w:val="7"/>
        </w:numPr>
        <w:autoSpaceDE w:val="0"/>
        <w:autoSpaceDN w:val="0"/>
        <w:adjustRightInd w:val="0"/>
        <w:spacing w:before="0" w:after="0"/>
        <w:rPr>
          <w:rFonts w:cs="Times New Roman"/>
          <w:color w:val="000000"/>
          <w:szCs w:val="24"/>
        </w:rPr>
      </w:pPr>
      <w:r>
        <w:rPr>
          <w:rFonts w:cs="Times New Roman"/>
          <w:b/>
          <w:bCs/>
          <w:color w:val="000000"/>
          <w:szCs w:val="24"/>
        </w:rPr>
        <w:t>Intrapersonal chatbots:</w:t>
      </w:r>
      <w:r w:rsidR="00421AD5">
        <w:rPr>
          <w:rFonts w:cs="Times New Roman"/>
          <w:color w:val="000000"/>
          <w:szCs w:val="24"/>
        </w:rPr>
        <w:t xml:space="preserve"> </w:t>
      </w:r>
      <w:r w:rsidR="00421AD5" w:rsidRPr="00421AD5">
        <w:rPr>
          <w:rFonts w:cs="Times New Roman"/>
          <w:color w:val="000000"/>
          <w:szCs w:val="24"/>
        </w:rPr>
        <w:t>They m</w:t>
      </w:r>
      <w:r w:rsidR="00C26A81">
        <w:rPr>
          <w:rFonts w:cs="Times New Roman"/>
          <w:color w:val="000000"/>
          <w:szCs w:val="24"/>
        </w:rPr>
        <w:t>ain</w:t>
      </w:r>
      <w:r w:rsidR="00421AD5" w:rsidRPr="00421AD5">
        <w:rPr>
          <w:rFonts w:cs="Times New Roman"/>
          <w:color w:val="000000"/>
          <w:szCs w:val="24"/>
        </w:rPr>
        <w:t>ly operate in the user</w:t>
      </w:r>
      <w:r w:rsidR="00CE7D09">
        <w:rPr>
          <w:rFonts w:cs="Times New Roman"/>
          <w:color w:val="000000"/>
          <w:szCs w:val="24"/>
        </w:rPr>
        <w:t>'</w:t>
      </w:r>
      <w:r w:rsidR="00421AD5" w:rsidRPr="00421AD5">
        <w:rPr>
          <w:rFonts w:cs="Times New Roman"/>
          <w:color w:val="000000"/>
          <w:szCs w:val="24"/>
        </w:rPr>
        <w:t>s personal space. They can comprehend the user just like a human.</w:t>
      </w:r>
    </w:p>
    <w:p w14:paraId="0324B066" w14:textId="592EFCE4" w:rsidR="004D6D8B" w:rsidRPr="004D6D8B" w:rsidRDefault="00426D96" w:rsidP="004D6D8B">
      <w:pPr>
        <w:pStyle w:val="ListParagraph"/>
        <w:numPr>
          <w:ilvl w:val="0"/>
          <w:numId w:val="7"/>
        </w:numPr>
        <w:autoSpaceDE w:val="0"/>
        <w:autoSpaceDN w:val="0"/>
        <w:adjustRightInd w:val="0"/>
        <w:spacing w:before="0" w:after="0"/>
      </w:pPr>
      <w:r>
        <w:rPr>
          <w:rFonts w:cs="Times New Roman"/>
          <w:b/>
          <w:bCs/>
          <w:color w:val="000000"/>
          <w:szCs w:val="24"/>
        </w:rPr>
        <w:t>Inter-agent chatbots</w:t>
      </w:r>
      <w:r w:rsidR="004D6D8B">
        <w:rPr>
          <w:rFonts w:cs="Times New Roman"/>
          <w:b/>
          <w:bCs/>
          <w:color w:val="000000"/>
          <w:szCs w:val="24"/>
        </w:rPr>
        <w:t xml:space="preserve">: </w:t>
      </w:r>
      <w:r w:rsidR="004D6D8B" w:rsidRPr="004D6D8B">
        <w:rPr>
          <w:rFonts w:cs="Times New Roman"/>
          <w:color w:val="000000"/>
          <w:szCs w:val="24"/>
        </w:rPr>
        <w:t>While some chatbots need ways to communicate with others, others will become omnipresent. Alexa-Cortana interaction is one illustration of this.</w:t>
      </w:r>
      <w:r w:rsidRPr="004D6D8B">
        <w:rPr>
          <w:rFonts w:cs="Times New Roman"/>
          <w:color w:val="000000"/>
          <w:szCs w:val="24"/>
        </w:rPr>
        <w:t xml:space="preserve"> </w:t>
      </w:r>
    </w:p>
    <w:p w14:paraId="0A6F55D3" w14:textId="218DE47B" w:rsidR="00426D96" w:rsidRDefault="00426D96" w:rsidP="004D6D8B">
      <w:pPr>
        <w:autoSpaceDE w:val="0"/>
        <w:autoSpaceDN w:val="0"/>
        <w:adjustRightInd w:val="0"/>
        <w:spacing w:before="0" w:after="0"/>
        <w:ind w:left="360"/>
      </w:pPr>
      <w:r>
        <w:t>There are also classifications based on their goals and the chatbots</w:t>
      </w:r>
      <w:r w:rsidR="00CE7D09">
        <w:t>'</w:t>
      </w:r>
      <w:r>
        <w:t xml:space="preserve"> primary goal to achieve. Some of them are.</w:t>
      </w:r>
    </w:p>
    <w:p w14:paraId="6C3C2D22" w14:textId="0440E875" w:rsidR="00426D96" w:rsidRDefault="00426D96" w:rsidP="00426D96">
      <w:pPr>
        <w:pStyle w:val="ListParagraph"/>
        <w:numPr>
          <w:ilvl w:val="0"/>
          <w:numId w:val="8"/>
        </w:numPr>
        <w:autoSpaceDE w:val="0"/>
        <w:autoSpaceDN w:val="0"/>
        <w:adjustRightInd w:val="0"/>
        <w:spacing w:before="0" w:after="0"/>
        <w:rPr>
          <w:rFonts w:cs="Times New Roman"/>
          <w:color w:val="000000"/>
          <w:szCs w:val="24"/>
        </w:rPr>
      </w:pPr>
      <w:r>
        <w:rPr>
          <w:rFonts w:cs="Times New Roman"/>
          <w:b/>
          <w:bCs/>
          <w:color w:val="000000"/>
          <w:szCs w:val="24"/>
        </w:rPr>
        <w:t>Informative chatbots</w:t>
      </w:r>
      <w:r w:rsidR="004D6D8B" w:rsidRPr="004D6D8B">
        <w:rPr>
          <w:rFonts w:cs="Times New Roman"/>
          <w:color w:val="000000"/>
          <w:szCs w:val="24"/>
        </w:rPr>
        <w:t xml:space="preserve"> give </w:t>
      </w:r>
      <w:r w:rsidR="00C26A81">
        <w:rPr>
          <w:rFonts w:cs="Times New Roman"/>
          <w:color w:val="000000"/>
          <w:szCs w:val="24"/>
        </w:rPr>
        <w:t>users</w:t>
      </w:r>
      <w:r w:rsidR="004D6D8B" w:rsidRPr="004D6D8B">
        <w:rPr>
          <w:rFonts w:cs="Times New Roman"/>
          <w:color w:val="000000"/>
          <w:szCs w:val="24"/>
        </w:rPr>
        <w:t xml:space="preserve"> access to information i</w:t>
      </w:r>
      <w:r w:rsidR="00C26A81">
        <w:rPr>
          <w:rFonts w:cs="Times New Roman"/>
          <w:color w:val="000000"/>
          <w:szCs w:val="24"/>
        </w:rPr>
        <w:t>t</w:t>
      </w:r>
      <w:r w:rsidR="004D6D8B" w:rsidRPr="004D6D8B">
        <w:rPr>
          <w:rFonts w:cs="Times New Roman"/>
          <w:color w:val="000000"/>
          <w:szCs w:val="24"/>
        </w:rPr>
        <w:t xml:space="preserve"> </w:t>
      </w:r>
      <w:r w:rsidR="00C26A81">
        <w:rPr>
          <w:rFonts w:cs="Times New Roman"/>
          <w:color w:val="000000"/>
          <w:szCs w:val="24"/>
        </w:rPr>
        <w:t>stores or</w:t>
      </w:r>
      <w:r w:rsidR="004D6D8B" w:rsidRPr="004D6D8B">
        <w:rPr>
          <w:rFonts w:cs="Times New Roman"/>
          <w:color w:val="000000"/>
          <w:szCs w:val="24"/>
        </w:rPr>
        <w:t xml:space="preserve"> </w:t>
      </w:r>
      <w:r w:rsidR="00C26A81">
        <w:rPr>
          <w:rFonts w:cs="Times New Roman"/>
          <w:color w:val="000000"/>
          <w:szCs w:val="24"/>
        </w:rPr>
        <w:t xml:space="preserve">are </w:t>
      </w:r>
      <w:r w:rsidR="004D6D8B" w:rsidRPr="004D6D8B">
        <w:rPr>
          <w:rFonts w:cs="Times New Roman"/>
          <w:color w:val="000000"/>
          <w:szCs w:val="24"/>
        </w:rPr>
        <w:t xml:space="preserve">available from a </w:t>
      </w:r>
      <w:r w:rsidR="00C26A81">
        <w:rPr>
          <w:rFonts w:cs="Times New Roman"/>
          <w:color w:val="000000"/>
          <w:szCs w:val="24"/>
        </w:rPr>
        <w:t>specific</w:t>
      </w:r>
      <w:r w:rsidR="004D6D8B" w:rsidRPr="004D6D8B">
        <w:rPr>
          <w:rFonts w:cs="Times New Roman"/>
          <w:color w:val="000000"/>
          <w:szCs w:val="24"/>
        </w:rPr>
        <w:t xml:space="preserve"> source, such as FAQ chatbots.</w:t>
      </w:r>
    </w:p>
    <w:p w14:paraId="5B9C5501" w14:textId="4922797D" w:rsidR="00426D96" w:rsidRDefault="00426D96" w:rsidP="00426D96">
      <w:pPr>
        <w:pStyle w:val="ListParagraph"/>
        <w:numPr>
          <w:ilvl w:val="0"/>
          <w:numId w:val="8"/>
        </w:numPr>
        <w:autoSpaceDE w:val="0"/>
        <w:autoSpaceDN w:val="0"/>
        <w:adjustRightInd w:val="0"/>
        <w:spacing w:before="0" w:after="0"/>
        <w:rPr>
          <w:rFonts w:cs="Times New Roman"/>
          <w:color w:val="000000"/>
          <w:szCs w:val="24"/>
        </w:rPr>
      </w:pPr>
      <w:r>
        <w:rPr>
          <w:rFonts w:cs="Times New Roman"/>
          <w:b/>
          <w:bCs/>
          <w:color w:val="000000"/>
          <w:szCs w:val="24"/>
        </w:rPr>
        <w:t>Chat-based/Conversational chatbots</w:t>
      </w:r>
      <w:r>
        <w:rPr>
          <w:rFonts w:cs="Times New Roman"/>
          <w:color w:val="000000"/>
          <w:szCs w:val="24"/>
        </w:rPr>
        <w:t xml:space="preserve"> talk and have conversations with the user, like we human beings. The main goal is to respond accordingly and accurately based on their inputs through the discussions.</w:t>
      </w:r>
    </w:p>
    <w:p w14:paraId="1775F7AF" w14:textId="51263A49" w:rsidR="00426D96" w:rsidRDefault="00426D96" w:rsidP="00426D96">
      <w:pPr>
        <w:pStyle w:val="ListParagraph"/>
        <w:numPr>
          <w:ilvl w:val="0"/>
          <w:numId w:val="8"/>
        </w:numPr>
        <w:autoSpaceDE w:val="0"/>
        <w:autoSpaceDN w:val="0"/>
        <w:adjustRightInd w:val="0"/>
        <w:spacing w:before="0" w:after="0"/>
        <w:rPr>
          <w:rFonts w:cs="Times New Roman"/>
          <w:color w:val="000000"/>
          <w:szCs w:val="24"/>
        </w:rPr>
      </w:pPr>
      <w:r>
        <w:rPr>
          <w:rFonts w:cs="Times New Roman"/>
          <w:b/>
          <w:bCs/>
          <w:color w:val="000000"/>
          <w:szCs w:val="24"/>
        </w:rPr>
        <w:t>Task-based chatbots:</w:t>
      </w:r>
      <w:r>
        <w:rPr>
          <w:rFonts w:cs="Times New Roman"/>
          <w:color w:val="000000"/>
          <w:szCs w:val="24"/>
        </w:rPr>
        <w:t xml:space="preserve"> They perform a specific task they</w:t>
      </w:r>
      <w:r w:rsidR="00C26A81">
        <w:rPr>
          <w:rFonts w:cs="Times New Roman"/>
          <w:color w:val="000000"/>
          <w:szCs w:val="24"/>
        </w:rPr>
        <w:t xml:space="preserve"> program </w:t>
      </w:r>
      <w:r>
        <w:rPr>
          <w:rFonts w:cs="Times New Roman"/>
          <w:color w:val="000000"/>
          <w:szCs w:val="24"/>
        </w:rPr>
        <w:t xml:space="preserve">to achieve. They are intelligent in </w:t>
      </w:r>
      <w:r w:rsidR="00C26A81">
        <w:rPr>
          <w:rFonts w:cs="Times New Roman"/>
          <w:color w:val="000000"/>
          <w:szCs w:val="24"/>
        </w:rPr>
        <w:t>asking for needed information, understanding the input, and recommending</w:t>
      </w:r>
      <w:r>
        <w:rPr>
          <w:rFonts w:cs="Times New Roman"/>
          <w:color w:val="000000"/>
          <w:szCs w:val="24"/>
        </w:rPr>
        <w:t xml:space="preserve"> accordingly.</w:t>
      </w:r>
    </w:p>
    <w:p w14:paraId="23ABB2C4" w14:textId="1F175DCE" w:rsidR="00426D96" w:rsidRDefault="00426D96" w:rsidP="00BD4C9C">
      <w:r>
        <w:t xml:space="preserve">There are also classifications based on how they process the input received and generate </w:t>
      </w:r>
      <w:r w:rsidR="00C26A81">
        <w:t xml:space="preserve">a </w:t>
      </w:r>
      <w:r>
        <w:t xml:space="preserve">response to the </w:t>
      </w:r>
      <w:r w:rsidR="00DC6400">
        <w:t>inputs</w:t>
      </w:r>
      <w:r>
        <w:t>. This</w:t>
      </w:r>
      <w:r w:rsidR="00C26A81">
        <w:t xml:space="preserve"> explanation</w:t>
      </w:r>
      <w:r>
        <w:t xml:space="preserve"> entails how the information received is processed and how the outputs would be derived. There are three models used to ensure the</w:t>
      </w:r>
      <w:r w:rsidR="00C26A81">
        <w:t xml:space="preserve"> bot generates</w:t>
      </w:r>
      <w:r>
        <w:t xml:space="preserve"> </w:t>
      </w:r>
      <w:r w:rsidR="00C26A81">
        <w:t xml:space="preserve">a </w:t>
      </w:r>
      <w:r>
        <w:t>proper response</w:t>
      </w:r>
      <w:r w:rsidR="00C26A81">
        <w:t>,</w:t>
      </w:r>
      <w:r>
        <w:t xml:space="preserve"> and they are.</w:t>
      </w:r>
    </w:p>
    <w:p w14:paraId="0CF5D9E8" w14:textId="4D21326D" w:rsidR="00426D96" w:rsidRDefault="00426D96" w:rsidP="00426D96">
      <w:pPr>
        <w:pStyle w:val="ListParagraph"/>
        <w:numPr>
          <w:ilvl w:val="0"/>
          <w:numId w:val="9"/>
        </w:numPr>
        <w:autoSpaceDE w:val="0"/>
        <w:autoSpaceDN w:val="0"/>
        <w:adjustRightInd w:val="0"/>
        <w:spacing w:before="0" w:after="0"/>
        <w:rPr>
          <w:rFonts w:cs="Times New Roman"/>
          <w:color w:val="000000"/>
          <w:szCs w:val="24"/>
        </w:rPr>
      </w:pPr>
      <w:r>
        <w:rPr>
          <w:rFonts w:cs="Times New Roman"/>
          <w:b/>
          <w:bCs/>
          <w:color w:val="000000"/>
          <w:szCs w:val="24"/>
        </w:rPr>
        <w:lastRenderedPageBreak/>
        <w:t>Rule-based model chatbots:</w:t>
      </w:r>
      <w:r w:rsidR="004D6D8B">
        <w:rPr>
          <w:rFonts w:cs="Times New Roman"/>
          <w:b/>
          <w:bCs/>
          <w:color w:val="000000"/>
          <w:szCs w:val="24"/>
        </w:rPr>
        <w:t xml:space="preserve"> </w:t>
      </w:r>
      <w:r w:rsidR="004D6D8B" w:rsidRPr="004D6D8B">
        <w:rPr>
          <w:rFonts w:cs="Times New Roman"/>
          <w:color w:val="000000"/>
          <w:szCs w:val="24"/>
        </w:rPr>
        <w:t xml:space="preserve">They respond to the user </w:t>
      </w:r>
      <w:r w:rsidR="00C26A81">
        <w:rPr>
          <w:rFonts w:cs="Times New Roman"/>
          <w:color w:val="000000"/>
          <w:szCs w:val="24"/>
        </w:rPr>
        <w:t>following</w:t>
      </w:r>
      <w:r w:rsidR="004D6D8B" w:rsidRPr="004D6D8B">
        <w:rPr>
          <w:rFonts w:cs="Times New Roman"/>
          <w:color w:val="000000"/>
          <w:szCs w:val="24"/>
        </w:rPr>
        <w:t xml:space="preserve"> a predetermined</w:t>
      </w:r>
      <w:r w:rsidR="00C26A81">
        <w:rPr>
          <w:rFonts w:cs="Times New Roman"/>
          <w:color w:val="000000"/>
          <w:szCs w:val="24"/>
        </w:rPr>
        <w:t xml:space="preserve"> </w:t>
      </w:r>
      <w:r w:rsidR="004D6D8B" w:rsidRPr="004D6D8B">
        <w:rPr>
          <w:rFonts w:cs="Times New Roman"/>
          <w:color w:val="000000"/>
          <w:szCs w:val="24"/>
        </w:rPr>
        <w:t xml:space="preserve">set of rules, understanding the </w:t>
      </w:r>
      <w:r w:rsidR="00C26A81">
        <w:rPr>
          <w:rFonts w:cs="Times New Roman"/>
          <w:color w:val="000000"/>
          <w:szCs w:val="24"/>
        </w:rPr>
        <w:t>input text</w:t>
      </w:r>
      <w:r w:rsidR="00CE7D09">
        <w:rPr>
          <w:rFonts w:cs="Times New Roman"/>
          <w:color w:val="000000"/>
          <w:szCs w:val="24"/>
        </w:rPr>
        <w:t>'</w:t>
      </w:r>
      <w:r w:rsidR="00C26A81">
        <w:rPr>
          <w:rFonts w:cs="Times New Roman"/>
          <w:color w:val="000000"/>
          <w:szCs w:val="24"/>
        </w:rPr>
        <w:t>s verbal form without producing any.</w:t>
      </w:r>
      <w:r w:rsidR="004D6D8B" w:rsidRPr="004D6D8B">
        <w:rPr>
          <w:rFonts w:cs="Times New Roman"/>
          <w:color w:val="000000"/>
          <w:szCs w:val="24"/>
        </w:rPr>
        <w:t xml:space="preserve"> The </w:t>
      </w:r>
      <w:r w:rsidR="00C26A81">
        <w:rPr>
          <w:rFonts w:cs="Times New Roman"/>
          <w:color w:val="000000"/>
          <w:szCs w:val="24"/>
        </w:rPr>
        <w:t>programmer explicitly sets the instructions and information,</w:t>
      </w:r>
      <w:r w:rsidR="004D6D8B" w:rsidRPr="004D6D8B">
        <w:rPr>
          <w:rFonts w:cs="Times New Roman"/>
          <w:color w:val="000000"/>
          <w:szCs w:val="24"/>
        </w:rPr>
        <w:t xml:space="preserve"> and </w:t>
      </w:r>
      <w:r w:rsidR="00C26A81">
        <w:rPr>
          <w:rFonts w:cs="Times New Roman"/>
          <w:color w:val="000000"/>
          <w:szCs w:val="24"/>
        </w:rPr>
        <w:t>the bot</w:t>
      </w:r>
      <w:r w:rsidR="004D6D8B" w:rsidRPr="004D6D8B">
        <w:rPr>
          <w:rFonts w:cs="Times New Roman"/>
          <w:color w:val="000000"/>
          <w:szCs w:val="24"/>
        </w:rPr>
        <w:t xml:space="preserve"> arrange</w:t>
      </w:r>
      <w:r w:rsidR="00C26A81">
        <w:rPr>
          <w:rFonts w:cs="Times New Roman"/>
          <w:color w:val="000000"/>
          <w:szCs w:val="24"/>
        </w:rPr>
        <w:t>s</w:t>
      </w:r>
      <w:r w:rsidR="004D6D8B" w:rsidRPr="004D6D8B">
        <w:rPr>
          <w:rFonts w:cs="Times New Roman"/>
          <w:color w:val="000000"/>
          <w:szCs w:val="24"/>
        </w:rPr>
        <w:t xml:space="preserve"> and display</w:t>
      </w:r>
      <w:r w:rsidR="00C26A81">
        <w:rPr>
          <w:rFonts w:cs="Times New Roman"/>
          <w:color w:val="000000"/>
          <w:szCs w:val="24"/>
        </w:rPr>
        <w:t>s</w:t>
      </w:r>
      <w:r w:rsidR="004D6D8B" w:rsidRPr="004D6D8B">
        <w:rPr>
          <w:rFonts w:cs="Times New Roman"/>
          <w:color w:val="000000"/>
          <w:szCs w:val="24"/>
        </w:rPr>
        <w:t xml:space="preserve"> using traditional patterns. The bot </w:t>
      </w:r>
      <w:r w:rsidR="00C26A81">
        <w:rPr>
          <w:rFonts w:cs="Times New Roman"/>
          <w:color w:val="000000"/>
          <w:szCs w:val="24"/>
        </w:rPr>
        <w:t>can</w:t>
      </w:r>
      <w:r w:rsidR="004D6D8B" w:rsidRPr="004D6D8B">
        <w:rPr>
          <w:rFonts w:cs="Times New Roman"/>
          <w:color w:val="000000"/>
          <w:szCs w:val="24"/>
        </w:rPr>
        <w:t xml:space="preserve"> respond to more queries if the rule database is</w:t>
      </w:r>
      <w:r w:rsidR="00C26A81">
        <w:rPr>
          <w:rFonts w:cs="Times New Roman"/>
          <w:color w:val="000000"/>
          <w:szCs w:val="24"/>
        </w:rPr>
        <w:t xml:space="preserve"> more extensive than before</w:t>
      </w:r>
      <w:r w:rsidR="004D6D8B" w:rsidRPr="004D6D8B">
        <w:rPr>
          <w:rFonts w:cs="Times New Roman"/>
          <w:color w:val="000000"/>
          <w:szCs w:val="24"/>
        </w:rPr>
        <w:t xml:space="preserve">. However, most existing research on these topics only </w:t>
      </w:r>
      <w:r w:rsidR="00C26A81">
        <w:rPr>
          <w:rFonts w:cs="Times New Roman"/>
          <w:color w:val="000000"/>
          <w:szCs w:val="24"/>
        </w:rPr>
        <w:t>considers</w:t>
      </w:r>
      <w:r w:rsidR="004D6D8B" w:rsidRPr="004D6D8B">
        <w:rPr>
          <w:rFonts w:cs="Times New Roman"/>
          <w:color w:val="000000"/>
          <w:szCs w:val="24"/>
        </w:rPr>
        <w:t xml:space="preserve"> the most recent input message when studying response selection for discussions with one turn. Chatbots that are more like humans can choose from </w:t>
      </w:r>
      <w:r w:rsidR="00C26A81">
        <w:rPr>
          <w:rFonts w:cs="Times New Roman"/>
          <w:color w:val="000000"/>
          <w:szCs w:val="24"/>
        </w:rPr>
        <w:t>various</w:t>
      </w:r>
      <w:r w:rsidR="004D6D8B" w:rsidRPr="004D6D8B">
        <w:rPr>
          <w:rFonts w:cs="Times New Roman"/>
          <w:color w:val="000000"/>
          <w:szCs w:val="24"/>
        </w:rPr>
        <w:t xml:space="preserve"> responses, look back on earlier conversations, and respond to users in the most appropriate way</w:t>
      </w:r>
      <w:r w:rsidR="004D6D8B" w:rsidRPr="004D6D8B">
        <w:rPr>
          <w:rFonts w:cs="Times New Roman"/>
          <w:b/>
          <w:bCs/>
          <w:color w:val="000000"/>
          <w:szCs w:val="24"/>
        </w:rPr>
        <w:t>.</w:t>
      </w:r>
      <w:sdt>
        <w:sdtPr>
          <w:rPr>
            <w:rFonts w:cs="Times New Roman"/>
            <w:color w:val="000000"/>
            <w:szCs w:val="24"/>
          </w:rPr>
          <w:tag w:val="MENDELEY_CITATION_v3_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"/>
          <w:id w:val="1253309096"/>
          <w:placeholder>
            <w:docPart w:val="2925857C5CBB4219AA60D7897249995C"/>
          </w:placeholder>
        </w:sdtPr>
        <w:sdtContent>
          <w:r w:rsidR="00C26A81">
            <w:rPr>
              <w:rFonts w:cs="Times New Roman"/>
              <w:color w:val="000000"/>
              <w:szCs w:val="24"/>
            </w:rPr>
            <w:t xml:space="preserve"> </w:t>
          </w:r>
          <w:r w:rsidR="000E6715" w:rsidRPr="000E6715">
            <w:rPr>
              <w:rFonts w:cs="Times New Roman"/>
              <w:color w:val="000000"/>
              <w:szCs w:val="24"/>
            </w:rPr>
            <w:t>(Lim et al., 2020)</w:t>
          </w:r>
        </w:sdtContent>
      </w:sdt>
      <w:r>
        <w:rPr>
          <w:rFonts w:cs="Times New Roman"/>
          <w:color w:val="000000"/>
          <w:szCs w:val="24"/>
        </w:rPr>
        <w:t>.</w:t>
      </w:r>
    </w:p>
    <w:p w14:paraId="4EB53E72" w14:textId="2689C7EF" w:rsidR="00426D96" w:rsidRDefault="00426D96" w:rsidP="00426D96">
      <w:pPr>
        <w:pStyle w:val="ListParagraph"/>
        <w:numPr>
          <w:ilvl w:val="0"/>
          <w:numId w:val="9"/>
        </w:numPr>
        <w:autoSpaceDE w:val="0"/>
        <w:autoSpaceDN w:val="0"/>
        <w:adjustRightInd w:val="0"/>
        <w:spacing w:before="0" w:after="0"/>
        <w:rPr>
          <w:rFonts w:cs="Times New Roman"/>
          <w:color w:val="000000"/>
          <w:szCs w:val="24"/>
        </w:rPr>
      </w:pPr>
      <w:r>
        <w:rPr>
          <w:rFonts w:cs="Times New Roman"/>
          <w:b/>
          <w:bCs/>
          <w:color w:val="000000"/>
          <w:szCs w:val="24"/>
        </w:rPr>
        <w:t>Generative model chatbots:</w:t>
      </w:r>
      <w:r>
        <w:rPr>
          <w:rFonts w:cs="Times New Roman"/>
          <w:color w:val="000000"/>
          <w:szCs w:val="24"/>
        </w:rPr>
        <w:t xml:space="preserve"> They generate answers in the best way possible for the others. They can use both current and previous user messages to create a response to the user</w:t>
      </w:r>
      <w:r w:rsidR="00CE7D09">
        <w:rPr>
          <w:rFonts w:cs="Times New Roman"/>
          <w:color w:val="000000"/>
          <w:szCs w:val="24"/>
        </w:rPr>
        <w:t>'</w:t>
      </w:r>
      <w:r>
        <w:rPr>
          <w:rFonts w:cs="Times New Roman"/>
          <w:color w:val="000000"/>
          <w:szCs w:val="24"/>
        </w:rPr>
        <w:t>s input. They are more oriented to think like humans and use machine learning models and deep learning techniques.</w:t>
      </w:r>
    </w:p>
    <w:p w14:paraId="1A2978DA" w14:textId="099694E7" w:rsidR="00426D96" w:rsidRDefault="00426D96" w:rsidP="00426D96">
      <w:pPr>
        <w:pStyle w:val="ListParagraph"/>
        <w:numPr>
          <w:ilvl w:val="0"/>
          <w:numId w:val="9"/>
        </w:numPr>
        <w:autoSpaceDE w:val="0"/>
        <w:autoSpaceDN w:val="0"/>
        <w:adjustRightInd w:val="0"/>
        <w:spacing w:before="0" w:after="0"/>
        <w:rPr>
          <w:rFonts w:cs="Times New Roman"/>
          <w:color w:val="000000"/>
          <w:szCs w:val="24"/>
        </w:rPr>
      </w:pPr>
      <w:r>
        <w:rPr>
          <w:rFonts w:cs="Times New Roman"/>
          <w:b/>
          <w:bCs/>
          <w:color w:val="000000"/>
          <w:szCs w:val="24"/>
        </w:rPr>
        <w:t>Retrieval-based model chatbots</w:t>
      </w:r>
      <w:r>
        <w:rPr>
          <w:rFonts w:cs="Times New Roman"/>
          <w:color w:val="000000"/>
          <w:szCs w:val="24"/>
        </w:rPr>
        <w:t xml:space="preserve"> </w:t>
      </w:r>
      <w:r w:rsidR="004D6D8B" w:rsidRPr="004D6D8B">
        <w:rPr>
          <w:rFonts w:cs="Times New Roman"/>
          <w:color w:val="000000"/>
          <w:szCs w:val="24"/>
        </w:rPr>
        <w:t>provide additional versatility as they employ APIs to analyze and search the accessible materials. T</w:t>
      </w:r>
      <w:r w:rsidR="00C26A81">
        <w:rPr>
          <w:rFonts w:cs="Times New Roman"/>
          <w:color w:val="000000"/>
          <w:szCs w:val="24"/>
        </w:rPr>
        <w:t xml:space="preserve">hey employ </w:t>
      </w:r>
      <w:r w:rsidR="00CE7D09">
        <w:rPr>
          <w:rFonts w:cs="Times New Roman"/>
          <w:color w:val="000000"/>
          <w:szCs w:val="24"/>
        </w:rPr>
        <w:t>keyword matching, machine learning, or deep learning strategies</w:t>
      </w:r>
      <w:r w:rsidR="00C26A81">
        <w:rPr>
          <w:rFonts w:cs="Times New Roman"/>
          <w:color w:val="000000"/>
          <w:szCs w:val="24"/>
        </w:rPr>
        <w:t xml:space="preserve"> to find the best response</w:t>
      </w:r>
      <w:r w:rsidR="004D6D8B" w:rsidRPr="004D6D8B">
        <w:rPr>
          <w:rFonts w:cs="Times New Roman"/>
          <w:color w:val="000000"/>
          <w:szCs w:val="24"/>
        </w:rPr>
        <w:t>.</w:t>
      </w:r>
      <w:r w:rsidR="004D6D8B">
        <w:rPr>
          <w:rFonts w:cs="Times New Roman"/>
          <w:color w:val="000000"/>
          <w:szCs w:val="24"/>
        </w:rPr>
        <w:t xml:space="preserve"> </w:t>
      </w:r>
      <w:r>
        <w:rPr>
          <w:rFonts w:cs="Times New Roman"/>
          <w:color w:val="000000"/>
          <w:szCs w:val="24"/>
        </w:rPr>
        <w:t>They retrieve some responses the user already created from a guide before applying the paired approach to the response selection.</w:t>
      </w:r>
    </w:p>
    <w:p w14:paraId="440E0A14" w14:textId="4D8773A8" w:rsidR="00426D96" w:rsidRDefault="00426D96" w:rsidP="00BD4C9C">
      <w:r>
        <w:t xml:space="preserve">We have a classification that </w:t>
      </w:r>
      <w:r w:rsidR="00C26A81">
        <w:t>considers</w:t>
      </w:r>
      <w:r>
        <w:t xml:space="preserve"> the number </w:t>
      </w:r>
      <w:r w:rsidR="00DC6400">
        <w:t>of functions</w:t>
      </w:r>
      <w:r>
        <w:t xml:space="preserve"> determined by the intervention of the individual in their components.</w:t>
      </w:r>
      <w:r w:rsidR="00AC4E86">
        <w:t xml:space="preserve"> </w:t>
      </w:r>
      <w:r w:rsidR="00C26A81">
        <w:t>H</w:t>
      </w:r>
      <w:r w:rsidR="00AC4E86" w:rsidRPr="00AC4E86">
        <w:t>uman computation offers greater flexibility and robustness</w:t>
      </w:r>
      <w:r w:rsidR="00C26A81">
        <w:t>. However, i</w:t>
      </w:r>
      <w:r w:rsidR="00AC4E86" w:rsidRPr="00AC4E86">
        <w:t xml:space="preserve">t is still slower than a machine, making it difficult to scale to more user demands. </w:t>
      </w:r>
      <w:sdt>
        <w:sdtPr>
          <w:tag w:val="MENDELEY_CITATION_v3_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"/>
          <w:id w:val="1891379543"/>
          <w:placeholder>
            <w:docPart w:val="2925857C5CBB4219AA60D7897249995C"/>
          </w:placeholder>
        </w:sdtPr>
        <w:sdtContent>
          <w:r w:rsidR="000E6715">
            <w:rPr>
              <w:rFonts w:eastAsia="Times New Roman"/>
            </w:rPr>
            <w:t>(</w:t>
          </w:r>
          <w:proofErr w:type="spellStart"/>
          <w:r w:rsidR="000E6715">
            <w:rPr>
              <w:rFonts w:eastAsia="Times New Roman"/>
            </w:rPr>
            <w:t>Mydyti</w:t>
          </w:r>
          <w:proofErr w:type="spellEnd"/>
          <w:r w:rsidR="000E6715">
            <w:rPr>
              <w:rFonts w:eastAsia="Times New Roman"/>
            </w:rPr>
            <w:t xml:space="preserve"> &amp; </w:t>
          </w:r>
          <w:proofErr w:type="spellStart"/>
          <w:r w:rsidR="000E6715">
            <w:rPr>
              <w:rFonts w:eastAsia="Times New Roman"/>
            </w:rPr>
            <w:t>Kadriu</w:t>
          </w:r>
          <w:proofErr w:type="spellEnd"/>
          <w:r w:rsidR="000E6715">
            <w:rPr>
              <w:rFonts w:eastAsia="Times New Roman"/>
            </w:rPr>
            <w:t>, 2021)</w:t>
          </w:r>
        </w:sdtContent>
      </w:sdt>
      <w:r>
        <w:t>.</w:t>
      </w:r>
    </w:p>
    <w:p w14:paraId="69A574A9" w14:textId="24B2F444" w:rsidR="00426D96" w:rsidRDefault="00426D96" w:rsidP="00BD4C9C">
      <w:r>
        <w:t>Chatbots</w:t>
      </w:r>
      <w:r w:rsidR="00C26A81">
        <w:t xml:space="preserve"> also have a category </w:t>
      </w:r>
      <w:r>
        <w:t>according to the platform</w:t>
      </w:r>
      <w:r w:rsidR="00CE7D09">
        <w:t>'</w:t>
      </w:r>
      <w:r>
        <w:t>s permissions for development. The media could be open source or closed source.</w:t>
      </w:r>
    </w:p>
    <w:p w14:paraId="0B79579B" w14:textId="339FB74A" w:rsidR="00426D96" w:rsidRDefault="00426D96" w:rsidP="00BD4C9C">
      <w:r>
        <w:t xml:space="preserve">The open-source platforms allow the programmer to have the most say and operations in most aspects of the </w:t>
      </w:r>
      <w:r w:rsidR="008A14B7">
        <w:t>i</w:t>
      </w:r>
      <w:r>
        <w:t>mplementation. The closed source platforms a</w:t>
      </w:r>
      <w:r w:rsidR="00C26A81">
        <w:t>re</w:t>
      </w:r>
      <w:r>
        <w:t xml:space="preserve"> safer and more secure to implement the bots. Some would say it has a significant disadvantage due to its lack of openness</w:t>
      </w:r>
      <w:r w:rsidR="00C26A81">
        <w:t>. It</w:t>
      </w:r>
      <w:r>
        <w:t xml:space="preserve"> is highly recommended not to </w:t>
      </w:r>
      <w:r w:rsidR="00C26A81">
        <w:t>use</w:t>
      </w:r>
      <w:r>
        <w:t xml:space="preserve"> for</w:t>
      </w:r>
      <w:r w:rsidR="00C26A81">
        <w:t xml:space="preserve"> implementing</w:t>
      </w:r>
      <w:r>
        <w:t xml:space="preserve"> small-scale chatbots. It is more appropriate for large organizations, with </w:t>
      </w:r>
      <w:r w:rsidR="00C26A81">
        <w:t>the</w:t>
      </w:r>
      <w:r>
        <w:t xml:space="preserve"> data that the companies will collect</w:t>
      </w:r>
      <w:sdt>
        <w:sdtPr>
          <w:rPr>
            <w:color w:val="000000"/>
          </w:rPr>
          <w:tag w:val="MENDELEY_CITATION_v3_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"/>
          <w:id w:val="-591938794"/>
          <w:placeholder>
            <w:docPart w:val="2925857C5CBB4219AA60D7897249995C"/>
          </w:placeholder>
        </w:sdtPr>
        <w:sdtContent>
          <w:r w:rsidR="000E6715" w:rsidRPr="000E6715">
            <w:rPr>
              <w:color w:val="000000"/>
            </w:rPr>
            <w:t>(Adam et al., 2021)</w:t>
          </w:r>
        </w:sdtContent>
      </w:sdt>
      <w:r>
        <w:t>.</w:t>
      </w:r>
    </w:p>
    <w:p w14:paraId="677790EA" w14:textId="524573C2" w:rsidR="00426D96" w:rsidRPr="00426D96" w:rsidRDefault="00426D96" w:rsidP="00BD4C9C">
      <w:r>
        <w:lastRenderedPageBreak/>
        <w:t>As we can see, we can</w:t>
      </w:r>
      <w:r w:rsidR="00C26A81">
        <w:t>no</w:t>
      </w:r>
      <w:r>
        <w:t xml:space="preserve">t say the application of chatbots can belong to one area. Still, these categories exist and can be applied depending on the project and the proportions of functions </w:t>
      </w:r>
      <w:r w:rsidR="00C26A81">
        <w:t>the individual</w:t>
      </w:r>
      <w:r>
        <w:t xml:space="preserve"> want</w:t>
      </w:r>
      <w:r w:rsidR="00C26A81">
        <w:t>s</w:t>
      </w:r>
      <w:r>
        <w:t xml:space="preserve"> the capability to be.</w:t>
      </w:r>
    </w:p>
    <w:p w14:paraId="7B00FCC9" w14:textId="5329C6DA" w:rsidR="009A42FD" w:rsidRDefault="004E71E1" w:rsidP="00FE68D7">
      <w:pPr>
        <w:pStyle w:val="Heading2"/>
      </w:pPr>
      <w:bookmarkStart w:id="44" w:name="_Toc105429992"/>
      <w:bookmarkStart w:id="45" w:name="_Toc109421150"/>
      <w:r>
        <w:t>BIBLE STUDY OVERVIEW</w:t>
      </w:r>
      <w:bookmarkEnd w:id="44"/>
      <w:bookmarkEnd w:id="45"/>
    </w:p>
    <w:p w14:paraId="09948B5E" w14:textId="680FCFAE" w:rsidR="00426D96" w:rsidRDefault="00AC4E86" w:rsidP="00BD4C9C">
      <w:r w:rsidRPr="00AC4E86">
        <w:t>Bible study is applying a set of diverse disciplines to the study of the Jewish and Christian scriptures, the Bible.</w:t>
      </w:r>
      <w:r>
        <w:t xml:space="preserve"> </w:t>
      </w:r>
      <w:r w:rsidR="00426D96">
        <w:t>It is an in-depth look at the message of the whole Bible, including its original context, language, and overall mission and purpose</w:t>
      </w:r>
      <w:sdt>
        <w:sdtPr>
          <w:rPr>
            <w:color w:val="000000"/>
          </w:rPr>
          <w:tag w:val="MENDELEY_CITATION_v3_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"/>
          <w:id w:val="1264109982"/>
          <w:placeholder>
            <w:docPart w:val="466F8727CE0747E2A78C60470518C6AA"/>
          </w:placeholder>
        </w:sdtPr>
        <w:sdtContent>
          <w:r w:rsidR="000E6715" w:rsidRPr="000E6715">
            <w:rPr>
              <w:color w:val="000000"/>
            </w:rPr>
            <w:t>(</w:t>
          </w:r>
          <w:proofErr w:type="spellStart"/>
          <w:r w:rsidR="000E6715" w:rsidRPr="000E6715">
            <w:rPr>
              <w:color w:val="000000"/>
            </w:rPr>
            <w:t>Efiong</w:t>
          </w:r>
          <w:proofErr w:type="spellEnd"/>
          <w:r w:rsidR="000E6715" w:rsidRPr="000E6715">
            <w:rPr>
              <w:color w:val="000000"/>
            </w:rPr>
            <w:t>, 2016)</w:t>
          </w:r>
        </w:sdtContent>
      </w:sdt>
      <w:r w:rsidR="00426D96">
        <w:t>.</w:t>
      </w:r>
    </w:p>
    <w:p w14:paraId="22B33ED0" w14:textId="4D76B38A" w:rsidR="00426D96" w:rsidRDefault="00426D96" w:rsidP="00BD4C9C">
      <w:r>
        <w:t>The critical purpose of bible study is to enable individuals to make an informed choice and a genuine response to the Bible.</w:t>
      </w:r>
      <w:sdt>
        <w:sdtPr>
          <w:rPr>
            <w:color w:val="000000"/>
          </w:rPr>
          <w:tag w:val="MENDELEY_CITATION_v3_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"/>
          <w:id w:val="-350024111"/>
          <w:placeholder>
            <w:docPart w:val="466F8727CE0747E2A78C60470518C6AA"/>
          </w:placeholder>
        </w:sdtPr>
        <w:sdtContent>
          <w:r w:rsidR="00C26A81">
            <w:rPr>
              <w:color w:val="000000"/>
            </w:rPr>
            <w:t xml:space="preserve"> </w:t>
          </w:r>
          <w:r w:rsidR="000E6715" w:rsidRPr="000E6715">
            <w:rPr>
              <w:color w:val="000000"/>
            </w:rPr>
            <w:t>(</w:t>
          </w:r>
          <w:proofErr w:type="spellStart"/>
          <w:r w:rsidR="000E6715" w:rsidRPr="000E6715">
            <w:rPr>
              <w:color w:val="000000"/>
            </w:rPr>
            <w:t>Efiong</w:t>
          </w:r>
          <w:proofErr w:type="spellEnd"/>
          <w:r w:rsidR="000E6715" w:rsidRPr="000E6715">
            <w:rPr>
              <w:color w:val="000000"/>
            </w:rPr>
            <w:t>, 2016)</w:t>
          </w:r>
        </w:sdtContent>
      </w:sdt>
    </w:p>
    <w:p w14:paraId="517D64BD" w14:textId="534F5978" w:rsidR="00426D96" w:rsidRDefault="00426D96" w:rsidP="00BD4C9C">
      <w:r>
        <w:t>Applying this to a larger society helps to guide humans</w:t>
      </w:r>
      <w:r w:rsidR="00CE7D09">
        <w:t>'</w:t>
      </w:r>
      <w:r>
        <w:t xml:space="preserve"> consciences in the light of the scriptures towards a fruitful living and service to humanity and God. Outlined below are some of the aims behind the regular study of the scriptures.</w:t>
      </w:r>
    </w:p>
    <w:p w14:paraId="528E82D2" w14:textId="6D66CA96" w:rsidR="00426D96" w:rsidRDefault="00426D96" w:rsidP="00BD4C9C">
      <w:pPr>
        <w:pStyle w:val="ListParagraph"/>
        <w:numPr>
          <w:ilvl w:val="0"/>
          <w:numId w:val="29"/>
        </w:numPr>
      </w:pPr>
      <w:r w:rsidRPr="00BD4C9C">
        <w:rPr>
          <w:b/>
          <w:bCs/>
        </w:rPr>
        <w:t>Spiritual and character formation:</w:t>
      </w:r>
      <w:r>
        <w:t xml:space="preserve"> </w:t>
      </w:r>
      <w:r w:rsidR="008E7DAC">
        <w:t>T</w:t>
      </w:r>
      <w:r>
        <w:t xml:space="preserve">he goal here is to help individuals grow in Christian </w:t>
      </w:r>
      <w:r w:rsidR="005F3AC4">
        <w:t>faith</w:t>
      </w:r>
      <w:r>
        <w:t xml:space="preserve"> toward</w:t>
      </w:r>
      <w:r w:rsidR="008E7DAC">
        <w:t>s</w:t>
      </w:r>
      <w:r w:rsidR="005F3AC4">
        <w:t xml:space="preserve"> a</w:t>
      </w:r>
      <w:r>
        <w:t xml:space="preserve"> holistic </w:t>
      </w:r>
      <w:r w:rsidR="00CF17B4">
        <w:t>l</w:t>
      </w:r>
      <w:r>
        <w:t>ifestyle</w:t>
      </w:r>
      <w:r w:rsidR="008E7DAC">
        <w:t xml:space="preserve"> and</w:t>
      </w:r>
      <w:r w:rsidR="005F3AC4">
        <w:t xml:space="preserve"> </w:t>
      </w:r>
      <w:r w:rsidR="00164C84" w:rsidRPr="00164C84">
        <w:t>wholesome interpersonal abilities as a sign of one</w:t>
      </w:r>
      <w:r w:rsidR="00CE7D09">
        <w:t>'</w:t>
      </w:r>
      <w:r w:rsidR="00164C84" w:rsidRPr="00164C84">
        <w:t>s dedication to Christian discipleship</w:t>
      </w:r>
      <w:r>
        <w:t>.</w:t>
      </w:r>
      <w:sdt>
        <w:sdtPr>
          <w:rPr>
            <w:color w:val="000000"/>
          </w:rPr>
          <w:tag w:val="MENDELEY_CITATION_v3_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"/>
          <w:id w:val="1631123862"/>
          <w:placeholder>
            <w:docPart w:val="466F8727CE0747E2A78C60470518C6AA"/>
          </w:placeholder>
        </w:sdtPr>
        <w:sdtContent>
          <w:r w:rsidR="008E7DAC">
            <w:rPr>
              <w:color w:val="000000"/>
            </w:rPr>
            <w:t xml:space="preserve"> </w:t>
          </w:r>
          <w:r w:rsidR="000E6715" w:rsidRPr="000E6715">
            <w:rPr>
              <w:color w:val="000000"/>
            </w:rPr>
            <w:t>(</w:t>
          </w:r>
          <w:proofErr w:type="spellStart"/>
          <w:r w:rsidR="000E6715" w:rsidRPr="000E6715">
            <w:rPr>
              <w:color w:val="000000"/>
            </w:rPr>
            <w:t>Efiong</w:t>
          </w:r>
          <w:proofErr w:type="spellEnd"/>
          <w:r w:rsidR="000E6715" w:rsidRPr="000E6715">
            <w:rPr>
              <w:color w:val="000000"/>
            </w:rPr>
            <w:t>, 2016)</w:t>
          </w:r>
        </w:sdtContent>
      </w:sdt>
    </w:p>
    <w:p w14:paraId="403D9C2A" w14:textId="08343DEE" w:rsidR="00426D96" w:rsidRDefault="00426D96" w:rsidP="00BD4C9C">
      <w:pPr>
        <w:pStyle w:val="ListParagraph"/>
        <w:numPr>
          <w:ilvl w:val="0"/>
          <w:numId w:val="29"/>
        </w:numPr>
      </w:pPr>
      <w:r w:rsidRPr="00BD4C9C">
        <w:rPr>
          <w:b/>
          <w:bCs/>
        </w:rPr>
        <w:t>Christian worldview/ Intellectual formation:</w:t>
      </w:r>
      <w:r>
        <w:t xml:space="preserve"> </w:t>
      </w:r>
      <w:r w:rsidR="00164C84" w:rsidRPr="00164C84">
        <w:t>Regular Bible study equips one with a solid knowledge base, the capacity for critical thought, and the ability to engage in respectful dialogue about opposing viewpoints. Along with exhibiting acquaintance with a wide range of topic material in the humanities, social sciences, and natural sciences, it also assists in demonstrating growing critical thinking skills.</w:t>
      </w:r>
    </w:p>
    <w:p w14:paraId="04BE767C" w14:textId="1E6EAE67" w:rsidR="00426D96" w:rsidRDefault="00426D96" w:rsidP="00BD4C9C">
      <w:pPr>
        <w:pStyle w:val="ListParagraph"/>
        <w:numPr>
          <w:ilvl w:val="0"/>
          <w:numId w:val="29"/>
        </w:numPr>
      </w:pPr>
      <w:r w:rsidRPr="00BD4C9C">
        <w:rPr>
          <w:b/>
          <w:bCs/>
        </w:rPr>
        <w:t>Preparation for service in the world:</w:t>
      </w:r>
      <w:r>
        <w:t xml:space="preserve">  </w:t>
      </w:r>
      <w:r w:rsidR="00164C84" w:rsidRPr="00164C84">
        <w:t>It helps demonstrate effective and selfless service in both members and helps people get ready for effective service in the world, especially in their chosen field of study. Additionally, show them how to apply their self-awareness and the Bible to their direction in life.</w:t>
      </w:r>
    </w:p>
    <w:p w14:paraId="172556F3" w14:textId="77777777" w:rsidR="00555897" w:rsidRPr="00F127E7" w:rsidRDefault="00555897" w:rsidP="00555897">
      <w:pPr>
        <w:pStyle w:val="ListParagraph"/>
      </w:pPr>
    </w:p>
    <w:p w14:paraId="018B6BF3" w14:textId="6B3F62BB" w:rsidR="00E7484A" w:rsidRDefault="00E7484A" w:rsidP="00E7484A">
      <w:pPr>
        <w:pStyle w:val="Heading3"/>
      </w:pPr>
      <w:bookmarkStart w:id="46" w:name="_Toc105429993"/>
      <w:bookmarkStart w:id="47" w:name="_Toc109421151"/>
      <w:r>
        <w:t>BIBLE STUDY IN A DIGITAL AGE</w:t>
      </w:r>
      <w:bookmarkEnd w:id="46"/>
      <w:bookmarkEnd w:id="47"/>
    </w:p>
    <w:p w14:paraId="73853F23" w14:textId="3A1A291E" w:rsidR="00F127E7" w:rsidRDefault="005F3AC4" w:rsidP="00BD4C9C">
      <w:r w:rsidRPr="005F3AC4">
        <w:t>The way people study the Bible ha</w:t>
      </w:r>
      <w:r>
        <w:t>s</w:t>
      </w:r>
      <w:r w:rsidRPr="005F3AC4">
        <w:t xml:space="preserve"> changed dramatically since the invention of the printing press in the year 1440 when the first Bible was published and made widely accessible. </w:t>
      </w:r>
      <w:r w:rsidRPr="005F3AC4">
        <w:lastRenderedPageBreak/>
        <w:t>Previously, there was no such thing as a printed copy of the Bible to learn</w:t>
      </w:r>
      <w:r>
        <w:t xml:space="preserve">. </w:t>
      </w:r>
      <w:r w:rsidR="00F127E7">
        <w:t xml:space="preserve">From here, we can say the technological advancement of the Bible began and the ways they can be studied. Over the years, more technological advancements came along the way. They changed </w:t>
      </w:r>
      <w:r>
        <w:t>how individuals study the scriptures</w:t>
      </w:r>
      <w:r w:rsidR="00F127E7">
        <w:t xml:space="preserve">, one of which we could use Oral Roberts. </w:t>
      </w:r>
      <w:r w:rsidRPr="005F3AC4">
        <w:t>For instance, he did more than create Marshall McLuhan</w:t>
      </w:r>
      <w:r w:rsidR="00CE7D09">
        <w:t>'</w:t>
      </w:r>
      <w:r w:rsidRPr="005F3AC4">
        <w:t>s electronic network when he initially placed his palm over a camera lens</w:t>
      </w:r>
      <w:r w:rsidR="00027E4F">
        <w:t>.</w:t>
      </w:r>
      <w:r w:rsidRPr="005F3AC4">
        <w:t xml:space="preserve"> </w:t>
      </w:r>
      <w:r w:rsidR="00027E4F">
        <w:t>He</w:t>
      </w:r>
      <w:r w:rsidRPr="005F3AC4">
        <w:t xml:space="preserve"> urged spectators to connect by spiritually touching their televisions.</w:t>
      </w:r>
      <w:sdt>
        <w:sdtPr>
          <w:rPr>
            <w:color w:val="000000"/>
          </w:rPr>
          <w:tag w:val="MENDELEY_CITATION_v3_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"/>
          <w:id w:val="-1140104834"/>
          <w:placeholder>
            <w:docPart w:val="36710D41C65B4C4AAC28B1FC7F892D70"/>
          </w:placeholder>
        </w:sdtPr>
        <w:sdtContent>
          <w:r>
            <w:rPr>
              <w:color w:val="000000"/>
            </w:rPr>
            <w:t xml:space="preserve"> </w:t>
          </w:r>
          <w:r w:rsidR="000E6715" w:rsidRPr="000E6715">
            <w:rPr>
              <w:color w:val="000000"/>
            </w:rPr>
            <w:t>(Davies, 2019).</w:t>
          </w:r>
        </w:sdtContent>
      </w:sdt>
    </w:p>
    <w:p w14:paraId="59D406F1" w14:textId="77777777" w:rsidR="00F127E7" w:rsidRDefault="00F127E7" w:rsidP="00BD4C9C">
      <w:r>
        <w:t xml:space="preserve">Beyond these means, the field of religious gadgetry to help stir up the faith of individuals exploded through the twentieth century with devices such as Digital Tibetan prayer wheels, Buddha chant Boxes, Scientology E-matters, and Christian audio bibles. </w:t>
      </w:r>
    </w:p>
    <w:p w14:paraId="361B34AD" w14:textId="54395C9C" w:rsidR="00F127E7" w:rsidRDefault="00F127E7" w:rsidP="00BD4C9C">
      <w:r>
        <w:t>The Buddha phone came into existence in 2007 on the streets of Shenzhen, originally named the Shaolin phone. The handset offered all the standard functionality a phone should. Still, the Symbian S60 operating system also featured a virtual prayer room where Buddha and various Bodhisattva c</w:t>
      </w:r>
      <w:r w:rsidR="00027E4F">
        <w:t>an worship</w:t>
      </w:r>
      <w:r>
        <w:t xml:space="preserve"> while on the go. </w:t>
      </w:r>
      <w:r w:rsidR="00027E4F" w:rsidRPr="00027E4F">
        <w:t xml:space="preserve">These other religions began to embrace the </w:t>
      </w:r>
      <w:r w:rsidR="00027E4F">
        <w:t>fantastic</w:t>
      </w:r>
      <w:r w:rsidR="00027E4F" w:rsidRPr="00027E4F">
        <w:t xml:space="preserve"> notion of enabling a feature that would fully assist Christians </w:t>
      </w:r>
      <w:r w:rsidR="00027E4F">
        <w:t>worldwide. It will help</w:t>
      </w:r>
      <w:r w:rsidR="00027E4F" w:rsidRPr="00027E4F">
        <w:t xml:space="preserve"> </w:t>
      </w:r>
      <w:r w:rsidR="00027E4F">
        <w:t>them study</w:t>
      </w:r>
      <w:r w:rsidR="00027E4F" w:rsidRPr="00027E4F">
        <w:t xml:space="preserve"> the Bible and even alert them when they ha</w:t>
      </w:r>
      <w:r w:rsidR="00027E4F">
        <w:t>ve</w:t>
      </w:r>
      <w:r w:rsidR="00027E4F" w:rsidRPr="00027E4F">
        <w:t xml:space="preserve"> last visited or left the area on the phone.</w:t>
      </w:r>
    </w:p>
    <w:p w14:paraId="4CC0A49E" w14:textId="0A57C738" w:rsidR="00F127E7" w:rsidRDefault="00F127E7" w:rsidP="00BD4C9C">
      <w:pPr>
        <w:rPr>
          <w:color w:val="000000"/>
        </w:rPr>
      </w:pPr>
      <w:r>
        <w:t xml:space="preserve">Another excellent example of means of bible study in the digital age is the indestructible Bible. </w:t>
      </w:r>
      <w:r w:rsidR="00164C84" w:rsidRPr="00164C84">
        <w:t xml:space="preserve">Since religion </w:t>
      </w:r>
      <w:r w:rsidR="00027E4F">
        <w:t>is something to ponder on</w:t>
      </w:r>
      <w:r w:rsidR="00164C84" w:rsidRPr="00164C84">
        <w:t xml:space="preserve">, as Jeffrey Mahan explains, examining </w:t>
      </w:r>
      <w:r w:rsidR="00027E4F">
        <w:t>faith mediation</w:t>
      </w:r>
      <w:r w:rsidR="00164C84" w:rsidRPr="00164C84">
        <w:t xml:space="preserve"> is crucial to comprehend</w:t>
      </w:r>
      <w:r w:rsidR="00027E4F">
        <w:t>ing</w:t>
      </w:r>
      <w:r w:rsidR="00164C84" w:rsidRPr="00164C84">
        <w:t xml:space="preserve"> religion itself (Davies, 2019). They are audio bible books designed to serve as the main spreaders of the Christian message even in harsh environments. The </w:t>
      </w:r>
      <w:r w:rsidR="00CE7D09">
        <w:t>"</w:t>
      </w:r>
      <w:r w:rsidR="00164C84" w:rsidRPr="00164C84">
        <w:t>military bible stick,</w:t>
      </w:r>
      <w:r w:rsidR="00CE7D09">
        <w:t>"</w:t>
      </w:r>
      <w:r w:rsidR="00164C84" w:rsidRPr="00164C84">
        <w:t xml:space="preserve"> a multifunctional mp3 player aimed at the military duty people, the </w:t>
      </w:r>
      <w:r w:rsidR="00CE7D09">
        <w:t>"</w:t>
      </w:r>
      <w:r w:rsidR="00164C84" w:rsidRPr="00164C84">
        <w:t>omega audio bible,</w:t>
      </w:r>
      <w:r w:rsidR="00CE7D09">
        <w:t>"</w:t>
      </w:r>
      <w:r w:rsidR="00164C84" w:rsidRPr="00164C84">
        <w:t xml:space="preserve"> a solar-powered audio testament, </w:t>
      </w:r>
      <w:r w:rsidR="00027E4F">
        <w:t xml:space="preserve">and </w:t>
      </w:r>
      <w:r w:rsidR="00CE7D09">
        <w:t>"</w:t>
      </w:r>
      <w:r w:rsidR="00164C84" w:rsidRPr="00164C84">
        <w:t>the proclaimer,</w:t>
      </w:r>
      <w:r w:rsidR="00CE7D09">
        <w:t>"</w:t>
      </w:r>
      <w:r w:rsidR="00164C84" w:rsidRPr="00164C84">
        <w:t xml:space="preserve"> a hand-cranked audio player, are a few examples</w:t>
      </w:r>
      <w:r w:rsidR="00164C84">
        <w:t xml:space="preserve">. </w:t>
      </w:r>
      <w:r>
        <w:rPr>
          <w:color w:val="000000"/>
        </w:rPr>
        <w:t xml:space="preserve">All these were implemented in line with new technological methods to make </w:t>
      </w:r>
      <w:r w:rsidR="00027E4F">
        <w:rPr>
          <w:color w:val="000000"/>
        </w:rPr>
        <w:t>studying the word more accessible and</w:t>
      </w:r>
      <w:r>
        <w:rPr>
          <w:color w:val="000000"/>
        </w:rPr>
        <w:t xml:space="preserve"> reachable. </w:t>
      </w:r>
    </w:p>
    <w:p w14:paraId="15781E16" w14:textId="42A79F86" w:rsidR="00F127E7" w:rsidRDefault="00164C84" w:rsidP="00BD4C9C">
      <w:pPr>
        <w:rPr>
          <w:color w:val="000000"/>
        </w:rPr>
      </w:pPr>
      <w:r w:rsidRPr="00164C84">
        <w:rPr>
          <w:color w:val="000000"/>
        </w:rPr>
        <w:t>These tools function in situations of conflicting and competing beliefs</w:t>
      </w:r>
      <w:r w:rsidR="00027E4F">
        <w:rPr>
          <w:color w:val="000000"/>
        </w:rPr>
        <w:t>;</w:t>
      </w:r>
      <w:r w:rsidRPr="00164C84">
        <w:rPr>
          <w:color w:val="000000"/>
        </w:rPr>
        <w:t xml:space="preserve"> thus</w:t>
      </w:r>
      <w:r w:rsidR="00027E4F">
        <w:rPr>
          <w:color w:val="000000"/>
        </w:rPr>
        <w:t>,</w:t>
      </w:r>
      <w:r w:rsidRPr="00164C84">
        <w:rPr>
          <w:color w:val="000000"/>
        </w:rPr>
        <w:t xml:space="preserve"> their durability as </w:t>
      </w:r>
      <w:r w:rsidR="00027E4F">
        <w:rPr>
          <w:color w:val="000000"/>
        </w:rPr>
        <w:t>usefu</w:t>
      </w:r>
      <w:r w:rsidRPr="00164C84">
        <w:rPr>
          <w:color w:val="000000"/>
        </w:rPr>
        <w:t xml:space="preserve">l things secure their longevity and promote the religion they represent. </w:t>
      </w:r>
      <w:sdt>
        <w:sdtPr>
          <w:rPr>
            <w:color w:val="000000"/>
          </w:rPr>
          <w:tag w:val="MENDELEY_CITATION_v3_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"/>
          <w:id w:val="-2086985593"/>
          <w:placeholder>
            <w:docPart w:val="E22FCEAB22204947A65F12FFCDF51F38"/>
          </w:placeholder>
        </w:sdtPr>
        <w:sdtContent>
          <w:r w:rsidR="000E6715" w:rsidRPr="000E6715">
            <w:rPr>
              <w:color w:val="000000"/>
            </w:rPr>
            <w:t>(Davies, 2019).</w:t>
          </w:r>
        </w:sdtContent>
      </w:sdt>
    </w:p>
    <w:p w14:paraId="3C26FFEB" w14:textId="4D97F376" w:rsidR="00F127E7" w:rsidRDefault="00F127E7" w:rsidP="00BD4C9C">
      <w:pPr>
        <w:rPr>
          <w:color w:val="000000"/>
        </w:rPr>
      </w:pPr>
      <w:r>
        <w:rPr>
          <w:color w:val="000000"/>
        </w:rPr>
        <w:t>(Hannah Stevens, 2020), she took on the research of finding out the effects of Information Technology on religious practices. Hence, she concluded that a vast 70% read the scripture online, and 56% of these young adults have searched online for more technologically inclined ways to carry out their religious practices.</w:t>
      </w:r>
    </w:p>
    <w:p w14:paraId="79BB9112" w14:textId="3780C049" w:rsidR="00F127E7" w:rsidRPr="00F127E7" w:rsidRDefault="00F127E7" w:rsidP="00BD4C9C">
      <w:pPr>
        <w:rPr>
          <w:color w:val="000000"/>
        </w:rPr>
      </w:pPr>
      <w:r>
        <w:rPr>
          <w:color w:val="000000"/>
        </w:rPr>
        <w:lastRenderedPageBreak/>
        <w:t>Hence, Bible study in a digital age is a growing trend and</w:t>
      </w:r>
      <w:r w:rsidR="00027E4F">
        <w:rPr>
          <w:color w:val="000000"/>
        </w:rPr>
        <w:t xml:space="preserve"> is viable </w:t>
      </w:r>
      <w:r>
        <w:rPr>
          <w:color w:val="000000"/>
        </w:rPr>
        <w:t>across various areas regarding Information Technology.</w:t>
      </w:r>
    </w:p>
    <w:p w14:paraId="40A36954" w14:textId="01F77268" w:rsidR="00E7484A" w:rsidRDefault="00E7484A" w:rsidP="00E7484A">
      <w:pPr>
        <w:pStyle w:val="Heading3"/>
      </w:pPr>
      <w:bookmarkStart w:id="48" w:name="_Toc105429994"/>
      <w:bookmarkStart w:id="49" w:name="_Toc109421152"/>
      <w:r>
        <w:t>SCRIPTURE RECOMMENDATION</w:t>
      </w:r>
      <w:bookmarkEnd w:id="48"/>
      <w:bookmarkEnd w:id="49"/>
    </w:p>
    <w:p w14:paraId="2E72ED97" w14:textId="34F060CB" w:rsidR="00F127E7" w:rsidRDefault="00F127E7" w:rsidP="00BD4C9C">
      <w:r>
        <w:t xml:space="preserve">According to Collins Dictionary, scripture refers to writings regarded as holy in a particular religion. Based on the intent of this model, the focus is the Bible in Christianity. </w:t>
      </w:r>
      <w:r w:rsidR="00027E4F">
        <w:t>Scripture recommendation</w:t>
      </w:r>
      <w:r>
        <w:t xml:space="preserve"> is one of the subdivisions of or significant areas of bible study. Various scriptures in the Bible are applicable across multiple ideologies based on what the situation may presume or entail. Each scripture has a message or understanding concerning a particular term and </w:t>
      </w:r>
      <w:r w:rsidR="00027E4F">
        <w:t>should only apply</w:t>
      </w:r>
      <w:r>
        <w:t xml:space="preserve"> to that area </w:t>
      </w:r>
      <w:sdt>
        <w:sdtPr>
          <w:tag w:val="MENDELEY_CITATION_v3_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"/>
          <w:id w:val="17354495"/>
          <w:placeholder>
            <w:docPart w:val="20DCB52270D64567AC88F2597871FA62"/>
          </w:placeholder>
        </w:sdtPr>
        <w:sdtContent>
          <w:r w:rsidR="000E6715">
            <w:rPr>
              <w:rFonts w:eastAsia="Times New Roman"/>
            </w:rPr>
            <w:t>(Michael &amp; Jeremiah, 2016)</w:t>
          </w:r>
        </w:sdtContent>
      </w:sdt>
      <w:r>
        <w:t>.</w:t>
      </w:r>
    </w:p>
    <w:p w14:paraId="3B1D2FCC" w14:textId="40696F32" w:rsidR="006D4FEE" w:rsidRPr="006D4FEE" w:rsidRDefault="00F127E7" w:rsidP="00BD4C9C">
      <w:r>
        <w:t xml:space="preserve">Therefore, recommending a scripture must be done in line with the context of the individual. Hence </w:t>
      </w:r>
      <w:r w:rsidR="008A14B7">
        <w:t>i</w:t>
      </w:r>
      <w:r>
        <w:t xml:space="preserve">mplementation of this model comes into play. </w:t>
      </w:r>
      <w:r w:rsidR="00027E4F" w:rsidRPr="00027E4F">
        <w:t>A chatbot that uses artificial intelligence to understand the user</w:t>
      </w:r>
      <w:r w:rsidR="00CE7D09">
        <w:t>'</w:t>
      </w:r>
      <w:r w:rsidR="00027E4F" w:rsidRPr="00027E4F">
        <w:t>s purpose and provide scriptural recommendations based on the user</w:t>
      </w:r>
      <w:r w:rsidR="00CE7D09">
        <w:t>'</w:t>
      </w:r>
      <w:r w:rsidR="00027E4F" w:rsidRPr="00027E4F">
        <w:t>s dialogue</w:t>
      </w:r>
      <w:r w:rsidR="00027E4F">
        <w:t xml:space="preserve"> is what this project uses.</w:t>
      </w:r>
    </w:p>
    <w:p w14:paraId="700F187B" w14:textId="0B2B1A65" w:rsidR="00D06837" w:rsidRDefault="00D06837" w:rsidP="00FE68D7">
      <w:pPr>
        <w:pStyle w:val="Heading2"/>
      </w:pPr>
      <w:bookmarkStart w:id="50" w:name="_Toc105429995"/>
      <w:bookmarkStart w:id="51" w:name="_Toc109421153"/>
      <w:r>
        <w:t>SPEECH</w:t>
      </w:r>
      <w:r w:rsidR="00027E4F">
        <w:t>-TO-</w:t>
      </w:r>
      <w:r>
        <w:t>TEXT RECOGNITION</w:t>
      </w:r>
      <w:bookmarkEnd w:id="50"/>
      <w:bookmarkEnd w:id="51"/>
    </w:p>
    <w:p w14:paraId="19243960" w14:textId="7B47C6F4" w:rsidR="00F127E7" w:rsidRPr="00F127E7" w:rsidRDefault="00F127E7" w:rsidP="00BD4C9C">
      <w:r>
        <w:t>This section will entail a detailed review of speech</w:t>
      </w:r>
      <w:r w:rsidR="00027E4F">
        <w:t>-to-</w:t>
      </w:r>
      <w:r>
        <w:t xml:space="preserve">text </w:t>
      </w:r>
      <w:r w:rsidR="00CA6469">
        <w:t>r</w:t>
      </w:r>
      <w:r>
        <w:t xml:space="preserve">ecognition and </w:t>
      </w:r>
      <w:r w:rsidR="00027E4F">
        <w:t>its</w:t>
      </w:r>
      <w:r>
        <w:t xml:space="preserve"> function.</w:t>
      </w:r>
    </w:p>
    <w:p w14:paraId="70C89BAE" w14:textId="07E00301" w:rsidR="00317715" w:rsidRDefault="00317715" w:rsidP="00A67EF3">
      <w:pPr>
        <w:pStyle w:val="Heading3"/>
      </w:pPr>
      <w:bookmarkStart w:id="52" w:name="_Toc105429996"/>
      <w:bookmarkStart w:id="53" w:name="_Toc109421154"/>
      <w:r>
        <w:t>INTRODUCTION TO SPEECH RE</w:t>
      </w:r>
      <w:r w:rsidR="00027E4F">
        <w:t>C</w:t>
      </w:r>
      <w:r>
        <w:t>OGNITION</w:t>
      </w:r>
      <w:bookmarkEnd w:id="52"/>
      <w:bookmarkEnd w:id="53"/>
      <w:r>
        <w:t xml:space="preserve"> </w:t>
      </w:r>
    </w:p>
    <w:p w14:paraId="77BF0535" w14:textId="31C330F5" w:rsidR="00F127E7" w:rsidRDefault="00F127E7" w:rsidP="00BD4C9C">
      <w:r>
        <w:t>According to (National Center for Technology Innovation), speech recognition is a technology that can recognize speech, allowing the user</w:t>
      </w:r>
      <w:r w:rsidR="00CE7D09">
        <w:t>'</w:t>
      </w:r>
      <w:r>
        <w:t xml:space="preserve">s voice to serve as the primary interface between the user and the computer. The program </w:t>
      </w:r>
      <w:r w:rsidR="00E04977">
        <w:t>can</w:t>
      </w:r>
      <w:r>
        <w:t xml:space="preserve"> identify words and expressions in a</w:t>
      </w:r>
      <w:r w:rsidR="00E05E08">
        <w:t xml:space="preserve"> loud</w:t>
      </w:r>
      <w:r>
        <w:t xml:space="preserve"> conversation and translate the</w:t>
      </w:r>
      <w:r w:rsidR="00E05E08">
        <w:t>m</w:t>
      </w:r>
      <w:r>
        <w:t xml:space="preserve"> into a format whereby the machine can read and understand </w:t>
      </w:r>
      <w:r w:rsidR="00E05E08">
        <w:t xml:space="preserve">them </w:t>
      </w:r>
      <w:r w:rsidR="008304AF">
        <w:t>appropriately.</w:t>
      </w:r>
      <w:r>
        <w:t xml:space="preserve"> A speech recognition system can be categorized based on the following parameters.</w:t>
      </w:r>
    </w:p>
    <w:p w14:paraId="7637B15F" w14:textId="3A890593" w:rsidR="00F127E7" w:rsidRPr="00C9515B" w:rsidRDefault="00F127E7" w:rsidP="00C9515B">
      <w:pPr>
        <w:pStyle w:val="ListParagraph"/>
        <w:numPr>
          <w:ilvl w:val="0"/>
          <w:numId w:val="24"/>
        </w:numPr>
        <w:rPr>
          <w:rFonts w:eastAsia="Times New Roman"/>
          <w:color w:val="0E101A"/>
        </w:rPr>
      </w:pPr>
      <w:r w:rsidRPr="00C9515B">
        <w:rPr>
          <w:b/>
          <w:bCs/>
        </w:rPr>
        <w:t>Speaker:</w:t>
      </w:r>
      <w:r>
        <w:t xml:space="preserve"> </w:t>
      </w:r>
      <w:r w:rsidRPr="00C9515B">
        <w:rPr>
          <w:rFonts w:eastAsia="Times New Roman"/>
          <w:color w:val="0E101A"/>
        </w:rPr>
        <w:t>There are different types of speakers with different voice configuration</w:t>
      </w:r>
      <w:r w:rsidR="00E05E08">
        <w:rPr>
          <w:rFonts w:eastAsia="Times New Roman"/>
          <w:color w:val="0E101A"/>
        </w:rPr>
        <w:t>s</w:t>
      </w:r>
      <w:r w:rsidRPr="00C9515B">
        <w:rPr>
          <w:rFonts w:eastAsia="Times New Roman"/>
          <w:color w:val="0E101A"/>
        </w:rPr>
        <w:t>. Hen</w:t>
      </w:r>
      <w:r w:rsidR="008304AF">
        <w:rPr>
          <w:rFonts w:eastAsia="Times New Roman"/>
          <w:color w:val="0E101A"/>
        </w:rPr>
        <w:t>ce</w:t>
      </w:r>
      <w:r w:rsidR="00E05E08">
        <w:rPr>
          <w:rFonts w:eastAsia="Times New Roman"/>
          <w:color w:val="0E101A"/>
        </w:rPr>
        <w:t>,</w:t>
      </w:r>
      <w:r w:rsidRPr="00C9515B">
        <w:rPr>
          <w:rFonts w:eastAsia="Times New Roman"/>
          <w:color w:val="0E101A"/>
        </w:rPr>
        <w:t xml:space="preserve"> </w:t>
      </w:r>
      <w:r w:rsidR="00E05E08">
        <w:rPr>
          <w:rFonts w:eastAsia="Times New Roman"/>
          <w:color w:val="0E101A"/>
        </w:rPr>
        <w:t>various models exist</w:t>
      </w:r>
      <w:r w:rsidRPr="00C9515B">
        <w:rPr>
          <w:rFonts w:eastAsia="Times New Roman"/>
          <w:color w:val="0E101A"/>
        </w:rPr>
        <w:t xml:space="preserve"> for a particular collection or type of speaker.</w:t>
      </w:r>
    </w:p>
    <w:p w14:paraId="519C71BC" w14:textId="7BDCC4F7" w:rsidR="00F127E7" w:rsidRPr="00C9515B" w:rsidRDefault="00F127E7" w:rsidP="00C9515B">
      <w:pPr>
        <w:pStyle w:val="ListParagraph"/>
        <w:numPr>
          <w:ilvl w:val="0"/>
          <w:numId w:val="24"/>
        </w:numPr>
        <w:rPr>
          <w:rFonts w:eastAsia="Times New Roman"/>
          <w:color w:val="0E101A"/>
        </w:rPr>
      </w:pPr>
      <w:r w:rsidRPr="00C9515B">
        <w:rPr>
          <w:b/>
          <w:bCs/>
        </w:rPr>
        <w:t xml:space="preserve">Vocal sound: </w:t>
      </w:r>
      <w:r>
        <w:t xml:space="preserve">In voice recognition, the </w:t>
      </w:r>
      <w:r w:rsidR="008304AF">
        <w:t>way</w:t>
      </w:r>
      <w:r>
        <w:t xml:space="preserve"> the speaker delivers his or her audio material is also very important. Different models </w:t>
      </w:r>
      <w:r w:rsidR="008304AF">
        <w:t>can identify</w:t>
      </w:r>
      <w:r>
        <w:t xml:space="preserve"> unique or distinct expressions with pauses in between.</w:t>
      </w:r>
    </w:p>
    <w:p w14:paraId="3DD387E1" w14:textId="74837193" w:rsidR="00F127E7" w:rsidRPr="00F127E7" w:rsidRDefault="00F127E7" w:rsidP="00C9515B">
      <w:pPr>
        <w:pStyle w:val="ListParagraph"/>
        <w:numPr>
          <w:ilvl w:val="0"/>
          <w:numId w:val="24"/>
        </w:numPr>
      </w:pPr>
      <w:r w:rsidRPr="00C9515B">
        <w:rPr>
          <w:rFonts w:cs="Times New Roman"/>
          <w:b/>
          <w:bCs/>
          <w:szCs w:val="24"/>
        </w:rPr>
        <w:lastRenderedPageBreak/>
        <w:t>Vocabulary:</w:t>
      </w:r>
      <w:r w:rsidRPr="00C9515B">
        <w:rPr>
          <w:rFonts w:cs="Times New Roman"/>
          <w:szCs w:val="24"/>
        </w:rPr>
        <w:t xml:space="preserve"> Words are e</w:t>
      </w:r>
      <w:r w:rsidR="00743F57">
        <w:rPr>
          <w:rFonts w:cs="Times New Roman"/>
          <w:szCs w:val="24"/>
        </w:rPr>
        <w:t>ssential</w:t>
      </w:r>
      <w:r w:rsidRPr="00C9515B">
        <w:rPr>
          <w:rFonts w:cs="Times New Roman"/>
          <w:szCs w:val="24"/>
        </w:rPr>
        <w:t xml:space="preserve"> in establishing the overall performance and measurement of the system, particularly in terms of size and complexity.</w:t>
      </w:r>
    </w:p>
    <w:p w14:paraId="7CADA353" w14:textId="5432E158" w:rsidR="00A67EF3" w:rsidRDefault="00A67EF3" w:rsidP="00A67EF3">
      <w:pPr>
        <w:pStyle w:val="Heading3"/>
      </w:pPr>
      <w:bookmarkStart w:id="54" w:name="_Toc105429997"/>
      <w:bookmarkStart w:id="55" w:name="_Toc109421155"/>
      <w:r>
        <w:t>BASIC SPEECH RECOGNITION MODEL</w:t>
      </w:r>
      <w:bookmarkEnd w:id="54"/>
      <w:bookmarkEnd w:id="55"/>
    </w:p>
    <w:p w14:paraId="7E00DD6D" w14:textId="77777777" w:rsidR="00F127E7" w:rsidRDefault="00F127E7" w:rsidP="00BD4C9C">
      <w:r>
        <w:t>Some standard steps should be followed for every speech recognition system, as shown in figure 2.1.</w:t>
      </w:r>
    </w:p>
    <w:p w14:paraId="1BE6C799" w14:textId="77777777" w:rsidR="00F127E7" w:rsidRDefault="00F127E7" w:rsidP="00F127E7">
      <w:pPr>
        <w:keepNext/>
        <w:jc w:val="center"/>
      </w:pPr>
      <w:r>
        <w:rPr>
          <w:noProof/>
        </w:rPr>
        <w:drawing>
          <wp:inline distT="0" distB="0" distL="0" distR="0" wp14:anchorId="71835C36" wp14:editId="57757BA7">
            <wp:extent cx="377952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9520" cy="2381250"/>
                    </a:xfrm>
                    <a:prstGeom prst="rect">
                      <a:avLst/>
                    </a:prstGeom>
                    <a:noFill/>
                    <a:ln>
                      <a:noFill/>
                    </a:ln>
                  </pic:spPr>
                </pic:pic>
              </a:graphicData>
            </a:graphic>
          </wp:inline>
        </w:drawing>
      </w:r>
    </w:p>
    <w:p w14:paraId="3EFBC4B6" w14:textId="70F41C64" w:rsidR="00F127E7" w:rsidRPr="005622B7" w:rsidRDefault="00F127E7" w:rsidP="005622B7">
      <w:pPr>
        <w:ind w:left="2880"/>
        <w:rPr>
          <w:b/>
          <w:bCs/>
        </w:rPr>
      </w:pPr>
      <w:bookmarkStart w:id="56" w:name="_Toc105430750"/>
      <w:bookmarkStart w:id="57" w:name="_Toc106290767"/>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2</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1</w:t>
      </w:r>
      <w:r w:rsidRPr="005622B7">
        <w:rPr>
          <w:b/>
          <w:bCs/>
          <w:noProof/>
        </w:rPr>
        <w:fldChar w:fldCharType="end"/>
      </w:r>
      <w:r w:rsidRPr="005622B7">
        <w:rPr>
          <w:b/>
          <w:bCs/>
        </w:rPr>
        <w:t>: Speech Recognition</w:t>
      </w:r>
      <w:r w:rsidR="00054847" w:rsidRPr="005622B7">
        <w:rPr>
          <w:b/>
          <w:bCs/>
        </w:rPr>
        <w:t xml:space="preserve"> model</w:t>
      </w:r>
      <w:bookmarkEnd w:id="56"/>
      <w:bookmarkEnd w:id="57"/>
    </w:p>
    <w:p w14:paraId="62427274" w14:textId="4A727ABF" w:rsidR="00AA3B58" w:rsidRDefault="00AA3B58" w:rsidP="00AA3B58">
      <w:pPr>
        <w:pStyle w:val="ListParagraph"/>
        <w:numPr>
          <w:ilvl w:val="0"/>
          <w:numId w:val="12"/>
        </w:numPr>
        <w:spacing w:before="0" w:after="0"/>
        <w:rPr>
          <w:rFonts w:cs="Times New Roman"/>
          <w:szCs w:val="24"/>
        </w:rPr>
      </w:pPr>
      <w:r>
        <w:rPr>
          <w:rFonts w:cs="Times New Roman"/>
          <w:b/>
          <w:bCs/>
          <w:szCs w:val="24"/>
        </w:rPr>
        <w:t>Pre-processing:</w:t>
      </w:r>
      <w:r>
        <w:rPr>
          <w:rFonts w:cs="Times New Roman"/>
          <w:szCs w:val="24"/>
        </w:rPr>
        <w:t xml:space="preserve"> The speech signals are converted into other digital signals </w:t>
      </w:r>
      <w:r w:rsidR="008304AF">
        <w:rPr>
          <w:rFonts w:cs="Times New Roman"/>
          <w:szCs w:val="24"/>
        </w:rPr>
        <w:t>to</w:t>
      </w:r>
      <w:r>
        <w:rPr>
          <w:rFonts w:cs="Times New Roman"/>
          <w:szCs w:val="24"/>
        </w:rPr>
        <w:t xml:space="preserve"> be processed later. The digital signals are then moved to first-order filters to flatten the signs insubstantially</w:t>
      </w:r>
      <w:r w:rsidR="004A6B5C">
        <w:rPr>
          <w:rFonts w:cs="Times New Roman"/>
          <w:szCs w:val="24"/>
        </w:rPr>
        <w:t xml:space="preserve"> h</w:t>
      </w:r>
      <w:r>
        <w:rPr>
          <w:rFonts w:cs="Times New Roman"/>
          <w:szCs w:val="24"/>
        </w:rPr>
        <w:t>ence why the signal energy rises at a higher level.</w:t>
      </w:r>
    </w:p>
    <w:p w14:paraId="37BAB806" w14:textId="595B05C7" w:rsidR="00AA3B58" w:rsidRPr="002244A7" w:rsidRDefault="00AA3B58" w:rsidP="002244A7">
      <w:pPr>
        <w:pStyle w:val="ListParagraph"/>
        <w:numPr>
          <w:ilvl w:val="0"/>
          <w:numId w:val="12"/>
        </w:numPr>
        <w:spacing w:before="0" w:after="0"/>
        <w:rPr>
          <w:ins w:id="58" w:author="oluwatobi ayeni"/>
          <w:rFonts w:cs="Times New Roman"/>
          <w:szCs w:val="24"/>
        </w:rPr>
      </w:pPr>
      <w:r>
        <w:rPr>
          <w:rFonts w:cs="Times New Roman"/>
          <w:b/>
          <w:bCs/>
          <w:szCs w:val="24"/>
        </w:rPr>
        <w:t>Feature Extraction:</w:t>
      </w:r>
      <w:r>
        <w:rPr>
          <w:rFonts w:cs="Times New Roman"/>
          <w:szCs w:val="24"/>
        </w:rPr>
        <w:t xml:space="preserve"> Various set</w:t>
      </w:r>
      <w:r w:rsidR="004A6B5C">
        <w:rPr>
          <w:rFonts w:cs="Times New Roman"/>
          <w:szCs w:val="24"/>
        </w:rPr>
        <w:t>s</w:t>
      </w:r>
      <w:r>
        <w:rPr>
          <w:rFonts w:cs="Times New Roman"/>
          <w:szCs w:val="24"/>
        </w:rPr>
        <w:t xml:space="preserve"> of expressions that sync with the speech signals </w:t>
      </w:r>
      <w:r w:rsidR="004A6B5C">
        <w:rPr>
          <w:rFonts w:cs="Times New Roman"/>
          <w:szCs w:val="24"/>
        </w:rPr>
        <w:t>gather as one</w:t>
      </w:r>
      <w:r>
        <w:rPr>
          <w:rFonts w:cs="Times New Roman"/>
          <w:szCs w:val="24"/>
        </w:rPr>
        <w:t xml:space="preserve">. </w:t>
      </w:r>
      <w:r w:rsidR="004A6B5C">
        <w:rPr>
          <w:rFonts w:cs="Times New Roman"/>
          <w:szCs w:val="24"/>
        </w:rPr>
        <w:t>Evaluate t</w:t>
      </w:r>
      <w:r>
        <w:rPr>
          <w:rFonts w:cs="Times New Roman"/>
          <w:szCs w:val="24"/>
        </w:rPr>
        <w:t>he features</w:t>
      </w:r>
      <w:r w:rsidR="004A6B5C">
        <w:rPr>
          <w:rFonts w:cs="Times New Roman"/>
          <w:szCs w:val="24"/>
        </w:rPr>
        <w:t xml:space="preserve"> </w:t>
      </w:r>
      <w:r>
        <w:rPr>
          <w:rFonts w:cs="Times New Roman"/>
          <w:szCs w:val="24"/>
        </w:rPr>
        <w:t xml:space="preserve">by </w:t>
      </w:r>
      <w:r w:rsidR="008304AF">
        <w:rPr>
          <w:rFonts w:cs="Times New Roman"/>
          <w:szCs w:val="24"/>
        </w:rPr>
        <w:t>processing</w:t>
      </w:r>
      <w:r>
        <w:rPr>
          <w:rFonts w:cs="Times New Roman"/>
          <w:szCs w:val="24"/>
        </w:rPr>
        <w:t xml:space="preserve"> the a</w:t>
      </w:r>
      <w:r w:rsidR="004A6B5C">
        <w:rPr>
          <w:rFonts w:cs="Times New Roman"/>
          <w:szCs w:val="24"/>
        </w:rPr>
        <w:t>coustic</w:t>
      </w:r>
      <w:r>
        <w:rPr>
          <w:rFonts w:cs="Times New Roman"/>
          <w:szCs w:val="24"/>
        </w:rPr>
        <w:t xml:space="preserve"> waveforms. The goal is to provide a reliable representation of the input signal by adding a succession of pertinent data. </w:t>
      </w:r>
      <w:r w:rsidR="004A6B5C">
        <w:rPr>
          <w:rFonts w:cs="Times New Roman"/>
          <w:szCs w:val="24"/>
        </w:rPr>
        <w:t>Using v</w:t>
      </w:r>
      <w:r>
        <w:rPr>
          <w:rFonts w:cs="Times New Roman"/>
          <w:szCs w:val="24"/>
        </w:rPr>
        <w:t>arious feature extraction techniques</w:t>
      </w:r>
      <w:r w:rsidR="004A6B5C">
        <w:rPr>
          <w:rFonts w:cs="Times New Roman"/>
          <w:szCs w:val="24"/>
        </w:rPr>
        <w:t>,</w:t>
      </w:r>
      <w:r>
        <w:rPr>
          <w:rFonts w:cs="Times New Roman"/>
          <w:szCs w:val="24"/>
        </w:rPr>
        <w:t xml:space="preserve"> however</w:t>
      </w:r>
      <w:r w:rsidR="004A6B5C">
        <w:rPr>
          <w:rFonts w:cs="Times New Roman"/>
          <w:szCs w:val="24"/>
        </w:rPr>
        <w:t>,</w:t>
      </w:r>
      <w:r>
        <w:rPr>
          <w:rFonts w:cs="Times New Roman"/>
          <w:szCs w:val="24"/>
        </w:rPr>
        <w:t xml:space="preserve"> the following are a few of them</w:t>
      </w:r>
      <w:r w:rsidR="004A6B5C">
        <w:rPr>
          <w:rFonts w:cs="Times New Roman"/>
          <w:szCs w:val="24"/>
        </w:rPr>
        <w:t xml:space="preserve"> that this project uses</w:t>
      </w:r>
      <w:r>
        <w:rPr>
          <w:rFonts w:cs="Times New Roman"/>
          <w:szCs w:val="24"/>
        </w:rPr>
        <w:t>:</w:t>
      </w:r>
    </w:p>
    <w:p w14:paraId="11329447" w14:textId="2B0B64EF" w:rsidR="00AA3B58" w:rsidRPr="00BD4C9C" w:rsidRDefault="00AA3B58" w:rsidP="00AA3B58">
      <w:pPr>
        <w:pStyle w:val="ListParagraph"/>
        <w:numPr>
          <w:ilvl w:val="0"/>
          <w:numId w:val="13"/>
        </w:numPr>
        <w:spacing w:before="0" w:after="0"/>
      </w:pPr>
      <w:r>
        <w:rPr>
          <w:rFonts w:cs="Times New Roman"/>
          <w:b/>
          <w:bCs/>
          <w:szCs w:val="24"/>
        </w:rPr>
        <w:t>Linear Predictive Coding (LPC):</w:t>
      </w:r>
      <w:r>
        <w:rPr>
          <w:rFonts w:cs="Times New Roman"/>
          <w:szCs w:val="24"/>
        </w:rPr>
        <w:t xml:space="preserve"> </w:t>
      </w:r>
      <w:r w:rsidR="004A6B5C">
        <w:rPr>
          <w:rFonts w:cs="Times New Roman"/>
          <w:szCs w:val="24"/>
        </w:rPr>
        <w:t xml:space="preserve">Approximate </w:t>
      </w:r>
      <w:r w:rsidR="004A6B5C">
        <w:t>s</w:t>
      </w:r>
      <w:r w:rsidRPr="00BD4C9C">
        <w:t>peech samples</w:t>
      </w:r>
      <w:r w:rsidR="004A6B5C">
        <w:t xml:space="preserve"> </w:t>
      </w:r>
      <w:r w:rsidRPr="00BD4C9C">
        <w:t>a</w:t>
      </w:r>
      <w:r w:rsidR="004A6B5C">
        <w:t>re a linear combination of speech samples</w:t>
      </w:r>
      <w:r w:rsidRPr="00BD4C9C">
        <w:t xml:space="preserve"> from the past. </w:t>
      </w:r>
      <w:r w:rsidR="004A6B5C">
        <w:t>Block d</w:t>
      </w:r>
      <w:r w:rsidRPr="00BD4C9C">
        <w:t>igital signals into frames of N samples</w:t>
      </w:r>
      <w:r w:rsidR="004A6B5C">
        <w:t>. T</w:t>
      </w:r>
      <w:r w:rsidRPr="00BD4C9C">
        <w:t xml:space="preserve">hen each sample frame is </w:t>
      </w:r>
      <w:r w:rsidR="004A6B5C">
        <w:t>spaced</w:t>
      </w:r>
      <w:r w:rsidRPr="00BD4C9C">
        <w:t xml:space="preserve"> to minimize the discontinuation of signs. Each framed window is then autocorrelated, after which the LPC analysis converts each frame of </w:t>
      </w:r>
      <w:r w:rsidRPr="00BD4C9C">
        <w:lastRenderedPageBreak/>
        <w:t xml:space="preserve">autocorrelations into an LPC parameter set </w:t>
      </w:r>
      <w:sdt>
        <w:sdtPr>
          <w:rPr>
            <w:color w:val="000000"/>
          </w:rPr>
          <w:tag w:val="MENDELEY_CITATION_v3_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"/>
          <w:id w:val="-1309315264"/>
          <w:placeholder>
            <w:docPart w:val="B9D68BD97811466891E9AD0C6F72EDB2"/>
          </w:placeholder>
        </w:sdtPr>
        <w:sdtContent>
          <w:r w:rsidR="000E6715" w:rsidRPr="000E6715">
            <w:rPr>
              <w:color w:val="000000"/>
            </w:rPr>
            <w:t>(</w:t>
          </w:r>
          <w:proofErr w:type="spellStart"/>
          <w:r w:rsidR="000E6715" w:rsidRPr="000E6715">
            <w:rPr>
              <w:color w:val="000000"/>
            </w:rPr>
            <w:t>Suta</w:t>
          </w:r>
          <w:proofErr w:type="spellEnd"/>
          <w:r w:rsidR="000E6715" w:rsidRPr="000E6715">
            <w:rPr>
              <w:color w:val="000000"/>
            </w:rPr>
            <w:t xml:space="preserve"> et al., 2020)</w:t>
          </w:r>
        </w:sdtContent>
      </w:sdt>
      <w:r w:rsidRPr="00BD4C9C">
        <w:t>. Figure 2.2 shows the linear predictive coding process.</w:t>
      </w:r>
    </w:p>
    <w:p w14:paraId="392428C0" w14:textId="77777777" w:rsidR="00AA3B58" w:rsidRDefault="00AA3B58" w:rsidP="00AA3B58">
      <w:pPr>
        <w:keepNext/>
        <w:jc w:val="center"/>
      </w:pPr>
      <w:r>
        <w:rPr>
          <w:noProof/>
        </w:rPr>
        <w:drawing>
          <wp:inline distT="0" distB="0" distL="0" distR="0" wp14:anchorId="206A28B4" wp14:editId="0A8AED25">
            <wp:extent cx="5067300" cy="238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2388235"/>
                    </a:xfrm>
                    <a:prstGeom prst="rect">
                      <a:avLst/>
                    </a:prstGeom>
                    <a:noFill/>
                    <a:ln>
                      <a:noFill/>
                    </a:ln>
                  </pic:spPr>
                </pic:pic>
              </a:graphicData>
            </a:graphic>
          </wp:inline>
        </w:drawing>
      </w:r>
    </w:p>
    <w:p w14:paraId="5562E060" w14:textId="4992778F" w:rsidR="00A83F1A" w:rsidRPr="005622B7" w:rsidRDefault="00AA3B58" w:rsidP="00092346">
      <w:pPr>
        <w:ind w:left="2160" w:firstLine="720"/>
        <w:rPr>
          <w:b/>
          <w:bCs/>
        </w:rPr>
      </w:pPr>
      <w:bookmarkStart w:id="59" w:name="_Toc105430751"/>
      <w:bookmarkStart w:id="60" w:name="_Toc106290768"/>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2</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2</w:t>
      </w:r>
      <w:r w:rsidRPr="005622B7">
        <w:rPr>
          <w:b/>
          <w:bCs/>
          <w:noProof/>
        </w:rPr>
        <w:fldChar w:fldCharType="end"/>
      </w:r>
      <w:r w:rsidRPr="005622B7">
        <w:rPr>
          <w:b/>
          <w:bCs/>
        </w:rPr>
        <w:t>:Linear Predictive Coding Process</w:t>
      </w:r>
      <w:bookmarkEnd w:id="59"/>
      <w:bookmarkEnd w:id="60"/>
    </w:p>
    <w:p w14:paraId="059E4078" w14:textId="53E61426" w:rsidR="00AA3B58" w:rsidRPr="00BD4C9C" w:rsidRDefault="00AA3B58" w:rsidP="00AA3B58">
      <w:pPr>
        <w:pStyle w:val="ListParagraph"/>
        <w:numPr>
          <w:ilvl w:val="0"/>
          <w:numId w:val="13"/>
        </w:numPr>
        <w:spacing w:before="0" w:after="0"/>
      </w:pPr>
      <w:r>
        <w:rPr>
          <w:rFonts w:cs="Times New Roman"/>
          <w:b/>
          <w:bCs/>
          <w:szCs w:val="24"/>
        </w:rPr>
        <w:t>Mel-Frequency Cestrum Co-efficient (MFCC):</w:t>
      </w:r>
      <w:r>
        <w:rPr>
          <w:rFonts w:cs="Times New Roman"/>
          <w:szCs w:val="24"/>
        </w:rPr>
        <w:t xml:space="preserve"> </w:t>
      </w:r>
      <w:r w:rsidRPr="00BD4C9C">
        <w:t xml:space="preserve">This process is a sophisticated technique that </w:t>
      </w:r>
      <w:r w:rsidR="004A6B5C">
        <w:t>uses</w:t>
      </w:r>
      <w:r w:rsidRPr="00BD4C9C">
        <w:t xml:space="preserve"> an </w:t>
      </w:r>
      <w:r w:rsidR="008304AF" w:rsidRPr="00BD4C9C">
        <w:t>individual</w:t>
      </w:r>
      <w:r w:rsidR="00CE7D09">
        <w:t>'</w:t>
      </w:r>
      <w:r w:rsidR="008304AF" w:rsidRPr="00BD4C9C">
        <w:t>s</w:t>
      </w:r>
      <w:r w:rsidRPr="00BD4C9C">
        <w:t xml:space="preserve"> hearing perception system. It applies specific steps to a signal received through a specific input, such as packaging the speech waveform to remove interference</w:t>
      </w:r>
      <w:r w:rsidR="004A6B5C">
        <w:t xml:space="preserve">. </w:t>
      </w:r>
      <w:r w:rsidR="004A6B5C" w:rsidRPr="004A6B5C">
        <w:t>The Mel filter bank algorithm projected against the Mel spectrum to replicate human hearing, harmonic analysis to convert each frame from a time domain to a frequency domain, and windows it to minimize movement discrepancies</w:t>
      </w:r>
      <w:r w:rsidR="004A6B5C">
        <w:t>.</w:t>
      </w:r>
    </w:p>
    <w:p w14:paraId="231BF66A" w14:textId="76286CDC" w:rsidR="00AA3B58" w:rsidRPr="00BD4C9C" w:rsidRDefault="00AA3B58" w:rsidP="00AA3B58">
      <w:pPr>
        <w:pStyle w:val="ListParagraph"/>
        <w:numPr>
          <w:ilvl w:val="0"/>
          <w:numId w:val="13"/>
        </w:numPr>
        <w:spacing w:before="0" w:after="0"/>
      </w:pPr>
      <w:r>
        <w:rPr>
          <w:rFonts w:cs="Times New Roman"/>
          <w:b/>
          <w:bCs/>
          <w:szCs w:val="24"/>
        </w:rPr>
        <w:t>Dynamic Time Warping:</w:t>
      </w:r>
      <w:r>
        <w:rPr>
          <w:rFonts w:cs="Times New Roman"/>
          <w:szCs w:val="24"/>
        </w:rPr>
        <w:t xml:space="preserve"> </w:t>
      </w:r>
      <w:r w:rsidRPr="00BD4C9C">
        <w:t xml:space="preserve">This algorithm is </w:t>
      </w:r>
      <w:r w:rsidR="004A6B5C">
        <w:t>very versatile. One of the significant uses is computing the similarity between double series that could differ in speed based on the dynamic programming method</w:t>
      </w:r>
      <w:r w:rsidRPr="00BD4C9C">
        <w:t xml:space="preserve">. The aim is to align two feature vector sequences iteratively until an optimal match is </w:t>
      </w:r>
      <w:r w:rsidR="004A6B5C">
        <w:t>affirmative</w:t>
      </w:r>
      <w:r w:rsidRPr="00BD4C9C">
        <w:t>.</w:t>
      </w:r>
    </w:p>
    <w:p w14:paraId="02C90A8B" w14:textId="5BC24988" w:rsidR="00AA3B58" w:rsidRPr="00BD4C9C" w:rsidRDefault="00AA3B58" w:rsidP="00AA3B58">
      <w:pPr>
        <w:pStyle w:val="ListParagraph"/>
        <w:numPr>
          <w:ilvl w:val="0"/>
          <w:numId w:val="12"/>
        </w:numPr>
        <w:spacing w:before="0" w:after="0"/>
      </w:pPr>
      <w:r>
        <w:rPr>
          <w:rFonts w:cs="Times New Roman"/>
          <w:b/>
          <w:bCs/>
          <w:szCs w:val="24"/>
        </w:rPr>
        <w:t>Acoustic Models:</w:t>
      </w:r>
      <w:r>
        <w:rPr>
          <w:rFonts w:cs="Times New Roman"/>
          <w:szCs w:val="24"/>
        </w:rPr>
        <w:t xml:space="preserve"> </w:t>
      </w:r>
      <w:r w:rsidRPr="00BD4C9C">
        <w:t xml:space="preserve">This is the </w:t>
      </w:r>
      <w:r w:rsidR="008304AF" w:rsidRPr="00BD4C9C">
        <w:t>cardinal</w:t>
      </w:r>
      <w:r w:rsidRPr="00BD4C9C">
        <w:t xml:space="preserve"> part of automated speech recognition</w:t>
      </w:r>
      <w:r w:rsidR="007E3815">
        <w:t xml:space="preserve">. The process establishes a </w:t>
      </w:r>
      <w:r w:rsidRPr="00BD4C9C">
        <w:t xml:space="preserve">possible similarity or correlation between auditory information and phonology. </w:t>
      </w:r>
      <w:r w:rsidR="007E3815">
        <w:t>This process</w:t>
      </w:r>
      <w:r w:rsidR="00CE7D09">
        <w:t>'</w:t>
      </w:r>
      <w:r w:rsidR="007E3815">
        <w:t>s primary goal is a relationship between the actual speech units and auditory observations</w:t>
      </w:r>
      <w:r w:rsidRPr="00BD4C9C">
        <w:t>.</w:t>
      </w:r>
    </w:p>
    <w:p w14:paraId="75A6154A" w14:textId="21D185BA" w:rsidR="00AA3B58" w:rsidRDefault="00AA3B58" w:rsidP="00BD4C9C">
      <w:r>
        <w:rPr>
          <w:b/>
          <w:bCs/>
        </w:rPr>
        <w:t>Language Models:</w:t>
      </w:r>
      <w:r>
        <w:t xml:space="preserve"> </w:t>
      </w:r>
      <w:r w:rsidR="007E3815">
        <w:t>Train t</w:t>
      </w:r>
      <w:r>
        <w:t>his artificial intelligence model to predict the next word or words in a text</w:t>
      </w:r>
      <w:r w:rsidR="007E3815">
        <w:t xml:space="preserve"> </w:t>
      </w:r>
      <w:r>
        <w:t>based on the preceding terms. Th</w:t>
      </w:r>
      <w:r w:rsidR="007E3815">
        <w:t>e model</w:t>
      </w:r>
      <w:r>
        <w:t xml:space="preserve"> is part of the technology that predicts the next </w:t>
      </w:r>
      <w:r>
        <w:lastRenderedPageBreak/>
        <w:t xml:space="preserve">word the individual wants to type on a mobile device, allowing faster message </w:t>
      </w:r>
      <w:r w:rsidR="00E04977">
        <w:t>completion. It</w:t>
      </w:r>
      <w:r>
        <w:t xml:space="preserve"> distinguishes between words and phrases with similar sounds.</w:t>
      </w:r>
    </w:p>
    <w:p w14:paraId="7F8BAAD2" w14:textId="0674F59A" w:rsidR="00AA3B58" w:rsidRDefault="00AA3B58" w:rsidP="00BD4C9C">
      <w:r>
        <w:rPr>
          <w:b/>
          <w:bCs/>
        </w:rPr>
        <w:t>Pattern Classification:</w:t>
      </w:r>
      <w:r>
        <w:t xml:space="preserve"> This </w:t>
      </w:r>
      <w:r w:rsidR="007E3815">
        <w:t>examines</w:t>
      </w:r>
      <w:r>
        <w:t xml:space="preserve"> similarities between unknown patterns and good references to established practices. Patterns recognize speech after the system</w:t>
      </w:r>
      <w:r w:rsidR="007E3815">
        <w:t xml:space="preserve"> goes through training</w:t>
      </w:r>
      <w:r>
        <w:t xml:space="preserve"> at the testing point. </w:t>
      </w:r>
      <w:r w:rsidR="007E3815">
        <w:t xml:space="preserve">In order to achieve </w:t>
      </w:r>
      <w:r>
        <w:t>Pattern matching</w:t>
      </w:r>
      <w:r w:rsidR="007E3815">
        <w:t xml:space="preserve">, </w:t>
      </w:r>
      <w:r>
        <w:t>us</w:t>
      </w:r>
      <w:r w:rsidR="007E3815">
        <w:t>e</w:t>
      </w:r>
      <w:r>
        <w:t xml:space="preserve"> the following methods:</w:t>
      </w:r>
    </w:p>
    <w:p w14:paraId="2C2543A2" w14:textId="3D178711" w:rsidR="00AA3B58" w:rsidRDefault="00AA3B58" w:rsidP="00BD4C9C">
      <w:pPr>
        <w:pStyle w:val="ListParagraph"/>
        <w:numPr>
          <w:ilvl w:val="0"/>
          <w:numId w:val="30"/>
        </w:numPr>
      </w:pPr>
      <w:r w:rsidRPr="00BD4C9C">
        <w:rPr>
          <w:b/>
          <w:bCs/>
        </w:rPr>
        <w:t>Template Based Approach:</w:t>
      </w:r>
      <w:r>
        <w:t xml:space="preserve"> This method includes storing a reference library of distinct speech patterns to represent dictionary words. </w:t>
      </w:r>
      <w:r w:rsidR="007E3815">
        <w:t>Compare t</w:t>
      </w:r>
      <w:r>
        <w:t>he uttered word</w:t>
      </w:r>
      <w:r w:rsidR="007E3815">
        <w:t xml:space="preserve"> </w:t>
      </w:r>
      <w:r>
        <w:t xml:space="preserve">and match </w:t>
      </w:r>
      <w:r w:rsidR="007E3815">
        <w:t xml:space="preserve">it </w:t>
      </w:r>
      <w:r>
        <w:t>with the reference dictionary to identify it.</w:t>
      </w:r>
    </w:p>
    <w:p w14:paraId="2CA075BE" w14:textId="468EC7E7" w:rsidR="00AA3B58" w:rsidRDefault="00AA3B58" w:rsidP="00BD4C9C">
      <w:pPr>
        <w:pStyle w:val="ListParagraph"/>
        <w:numPr>
          <w:ilvl w:val="0"/>
          <w:numId w:val="30"/>
        </w:numPr>
      </w:pPr>
      <w:r w:rsidRPr="00BD4C9C">
        <w:rPr>
          <w:b/>
          <w:bCs/>
        </w:rPr>
        <w:t>Knowledge-Based Approach:</w:t>
      </w:r>
      <w:r>
        <w:t xml:space="preserve"> </w:t>
      </w:r>
      <w:r w:rsidR="00432B91" w:rsidRPr="00432B91">
        <w:t xml:space="preserve">This technique </w:t>
      </w:r>
      <w:r w:rsidR="007E3815">
        <w:t>automatically trains the system to produce a set of production rules</w:t>
      </w:r>
      <w:r w:rsidR="00432B91" w:rsidRPr="00432B91">
        <w:t xml:space="preserve"> from samples using a distinctive collection of voice attributes.</w:t>
      </w:r>
    </w:p>
    <w:p w14:paraId="22D1D656" w14:textId="7034A2C8" w:rsidR="00AA3B58" w:rsidRDefault="00AA3B58" w:rsidP="00BD4C9C">
      <w:pPr>
        <w:pStyle w:val="ListParagraph"/>
        <w:numPr>
          <w:ilvl w:val="0"/>
          <w:numId w:val="30"/>
        </w:numPr>
      </w:pPr>
      <w:r w:rsidRPr="00BD4C9C">
        <w:rPr>
          <w:b/>
          <w:bCs/>
        </w:rPr>
        <w:t>Neural Network-Based Approach:</w:t>
      </w:r>
      <w:r>
        <w:t xml:space="preserve"> </w:t>
      </w:r>
      <w:r w:rsidR="007E3815">
        <w:t>Use this</w:t>
      </w:r>
      <w:r>
        <w:t xml:space="preserve"> for solving extremely complicated recognition tasks. The general overview is to compile and integrate knowledge from various sources concerning the problem.</w:t>
      </w:r>
    </w:p>
    <w:p w14:paraId="7B1D2A68" w14:textId="44489C5B" w:rsidR="00E04977" w:rsidRPr="00AA3B58" w:rsidRDefault="00AA3B58" w:rsidP="005622B7">
      <w:pPr>
        <w:pStyle w:val="ListParagraph"/>
        <w:numPr>
          <w:ilvl w:val="0"/>
          <w:numId w:val="30"/>
        </w:numPr>
      </w:pPr>
      <w:r w:rsidRPr="00BD4C9C">
        <w:rPr>
          <w:b/>
          <w:bCs/>
        </w:rPr>
        <w:t>Statistical Based Approach:</w:t>
      </w:r>
      <w:r>
        <w:t xml:space="preserve"> This involves using training methods to </w:t>
      </w:r>
      <w:r w:rsidR="007E3815">
        <w:t>model the differences in speech statistically</w:t>
      </w:r>
      <w:r>
        <w:t>.</w:t>
      </w:r>
    </w:p>
    <w:p w14:paraId="0B24225A" w14:textId="4C82CC3B" w:rsidR="00A67EF3" w:rsidRDefault="00A67EF3" w:rsidP="005D3A04">
      <w:pPr>
        <w:pStyle w:val="Heading3"/>
      </w:pPr>
      <w:bookmarkStart w:id="61" w:name="_Toc105429998"/>
      <w:bookmarkStart w:id="62" w:name="_Toc109421156"/>
      <w:r>
        <w:t>SPEECH</w:t>
      </w:r>
      <w:r w:rsidR="007E3815">
        <w:t>-TO-</w:t>
      </w:r>
      <w:r>
        <w:t>TEXT CONVERSION METHOD</w:t>
      </w:r>
      <w:r w:rsidR="005D3A04">
        <w:t>S</w:t>
      </w:r>
      <w:bookmarkEnd w:id="61"/>
      <w:bookmarkEnd w:id="62"/>
    </w:p>
    <w:p w14:paraId="29A8C026" w14:textId="7852CA57" w:rsidR="009E4804" w:rsidRPr="009E4804" w:rsidRDefault="009E4804" w:rsidP="009E4804">
      <w:r w:rsidRPr="009E4804">
        <w:t xml:space="preserve">Speech-to-text conversion is the process of turning spoken words into written texts. It is </w:t>
      </w:r>
      <w:r w:rsidR="007E3815">
        <w:t>similar to speech recognition; however, speech understanding is</w:t>
      </w:r>
      <w:r w:rsidRPr="009E4804">
        <w:t xml:space="preserve"> more complex. They combine various methods for their efforts while using the same voice recognition stages and concepts.</w:t>
      </w:r>
      <w:r w:rsidR="007E3815">
        <w:t xml:space="preserve"> Here are a few of the conversion techniques that this project will use.</w:t>
      </w:r>
    </w:p>
    <w:p w14:paraId="7D8689A9" w14:textId="1C0102BE" w:rsidR="007C03A0" w:rsidRPr="008A47F1" w:rsidRDefault="007C03A0" w:rsidP="007C03A0">
      <w:pPr>
        <w:pStyle w:val="ListParagraph"/>
        <w:numPr>
          <w:ilvl w:val="0"/>
          <w:numId w:val="14"/>
        </w:numPr>
        <w:spacing w:before="0" w:after="0"/>
      </w:pPr>
      <w:r>
        <w:rPr>
          <w:rFonts w:cs="Times New Roman"/>
          <w:b/>
          <w:bCs/>
          <w:szCs w:val="24"/>
        </w:rPr>
        <w:t>Hidden Markov Model (HMM):</w:t>
      </w:r>
      <w:r>
        <w:rPr>
          <w:rFonts w:cs="Times New Roman"/>
          <w:szCs w:val="24"/>
        </w:rPr>
        <w:t xml:space="preserve"> </w:t>
      </w:r>
      <w:r w:rsidRPr="008A47F1">
        <w:t>According to (Ayushi et al.,2018),</w:t>
      </w:r>
      <w:r w:rsidR="009E4804" w:rsidRPr="009E4804">
        <w:t xml:space="preserve"> This is a statistical model used in voice recognition</w:t>
      </w:r>
      <w:r w:rsidR="007E3815">
        <w:t>. S</w:t>
      </w:r>
      <w:r w:rsidR="009E4804" w:rsidRPr="009E4804">
        <w:t xml:space="preserve">peech signals can be </w:t>
      </w:r>
      <w:r w:rsidR="007E3815">
        <w:t>considered approximations</w:t>
      </w:r>
      <w:r w:rsidR="009E4804" w:rsidRPr="009E4804">
        <w:t xml:space="preserve"> or short-time stationary signals. Real-time speech-to-text conversion is </w:t>
      </w:r>
      <w:r w:rsidR="007E3815">
        <w:t>help</w:t>
      </w:r>
      <w:r w:rsidR="009E4804" w:rsidRPr="009E4804">
        <w:t>ful for those who use mobile devices</w:t>
      </w:r>
      <w:r w:rsidRPr="008A47F1">
        <w:t>.</w:t>
      </w:r>
      <w:r w:rsidR="009E4804">
        <w:t xml:space="preserve"> </w:t>
      </w:r>
      <w:r w:rsidRPr="008A47F1">
        <w:t>It is conditional on the following factors:</w:t>
      </w:r>
    </w:p>
    <w:p w14:paraId="2D5C03EB" w14:textId="77777777" w:rsidR="007C03A0" w:rsidRDefault="007C03A0" w:rsidP="007C03A0">
      <w:pPr>
        <w:pStyle w:val="ListParagraph"/>
        <w:numPr>
          <w:ilvl w:val="0"/>
          <w:numId w:val="14"/>
        </w:numPr>
        <w:spacing w:before="0" w:after="0"/>
        <w:rPr>
          <w:rFonts w:cs="Times New Roman"/>
          <w:szCs w:val="24"/>
        </w:rPr>
      </w:pPr>
      <w:r>
        <w:rPr>
          <w:rFonts w:cs="Times New Roman"/>
          <w:b/>
          <w:bCs/>
          <w:szCs w:val="24"/>
        </w:rPr>
        <w:t>Recognition accuracy:</w:t>
      </w:r>
      <w:r>
        <w:rPr>
          <w:rFonts w:cs="Times New Roman"/>
          <w:szCs w:val="24"/>
        </w:rPr>
        <w:t xml:space="preserve">  </w:t>
      </w:r>
      <w:r w:rsidRPr="008A47F1">
        <w:t>Recognition compares different test or speech patterns to each class reference pattern and assesses the degree of similarity between them. It should be completely self-contained and unaffected by the speaker.</w:t>
      </w:r>
    </w:p>
    <w:p w14:paraId="3E0F1B06" w14:textId="6DD2E140" w:rsidR="007C03A0" w:rsidRDefault="007C03A0" w:rsidP="007C03A0">
      <w:pPr>
        <w:pStyle w:val="ListParagraph"/>
        <w:numPr>
          <w:ilvl w:val="0"/>
          <w:numId w:val="14"/>
        </w:numPr>
        <w:spacing w:before="0" w:after="0"/>
        <w:rPr>
          <w:rFonts w:cs="Times New Roman"/>
          <w:szCs w:val="24"/>
        </w:rPr>
      </w:pPr>
      <w:r>
        <w:rPr>
          <w:rFonts w:cs="Times New Roman"/>
          <w:b/>
          <w:bCs/>
          <w:szCs w:val="24"/>
        </w:rPr>
        <w:lastRenderedPageBreak/>
        <w:t>Recognition speed:</w:t>
      </w:r>
      <w:r>
        <w:rPr>
          <w:rFonts w:cs="Times New Roman"/>
          <w:szCs w:val="24"/>
        </w:rPr>
        <w:t xml:space="preserve"> Users become irritated if the system takes too long to recognize speech and the system loses its value. Signals go through three stages:</w:t>
      </w:r>
    </w:p>
    <w:p w14:paraId="648C880C" w14:textId="4A22AB63" w:rsidR="007C03A0" w:rsidRDefault="007C03A0" w:rsidP="007C03A0">
      <w:pPr>
        <w:pStyle w:val="ListParagraph"/>
        <w:numPr>
          <w:ilvl w:val="0"/>
          <w:numId w:val="14"/>
        </w:numPr>
        <w:spacing w:before="0" w:after="0"/>
        <w:rPr>
          <w:rFonts w:cs="Times New Roman"/>
          <w:szCs w:val="24"/>
        </w:rPr>
      </w:pPr>
      <w:r>
        <w:rPr>
          <w:rFonts w:cs="Times New Roman"/>
          <w:b/>
          <w:bCs/>
          <w:szCs w:val="24"/>
        </w:rPr>
        <w:t>Pre-processing:</w:t>
      </w:r>
      <w:r>
        <w:rPr>
          <w:rFonts w:cs="Times New Roman"/>
          <w:szCs w:val="24"/>
        </w:rPr>
        <w:t xml:space="preserve"> </w:t>
      </w:r>
      <w:r w:rsidR="007E3815">
        <w:rPr>
          <w:rFonts w:cs="Times New Roman"/>
          <w:szCs w:val="24"/>
        </w:rPr>
        <w:t>Transform speech signals</w:t>
      </w:r>
      <w:r>
        <w:rPr>
          <w:rFonts w:cs="Times New Roman"/>
          <w:szCs w:val="24"/>
        </w:rPr>
        <w:t xml:space="preserve"> into speech frames, which produce a single sample and reduce noise.</w:t>
      </w:r>
    </w:p>
    <w:p w14:paraId="7E4C3083" w14:textId="5A1B42DF" w:rsidR="007C03A0" w:rsidRDefault="007C03A0" w:rsidP="007C03A0">
      <w:pPr>
        <w:pStyle w:val="ListParagraph"/>
        <w:numPr>
          <w:ilvl w:val="0"/>
          <w:numId w:val="15"/>
        </w:numPr>
        <w:spacing w:before="0" w:after="0"/>
        <w:rPr>
          <w:rFonts w:cs="Times New Roman"/>
          <w:szCs w:val="24"/>
        </w:rPr>
      </w:pPr>
      <w:r>
        <w:rPr>
          <w:rFonts w:cs="Times New Roman"/>
          <w:b/>
          <w:bCs/>
          <w:szCs w:val="24"/>
        </w:rPr>
        <w:t>HMM, training:</w:t>
      </w:r>
      <w:r>
        <w:rPr>
          <w:rFonts w:cs="Times New Roman"/>
          <w:szCs w:val="24"/>
        </w:rPr>
        <w:t xml:space="preserve"> Create a pattern </w:t>
      </w:r>
      <w:r w:rsidR="007E3815">
        <w:rPr>
          <w:rFonts w:cs="Times New Roman"/>
          <w:szCs w:val="24"/>
        </w:rPr>
        <w:t>representing</w:t>
      </w:r>
      <w:r>
        <w:rPr>
          <w:rFonts w:cs="Times New Roman"/>
          <w:szCs w:val="24"/>
        </w:rPr>
        <w:t xml:space="preserve"> a class</w:t>
      </w:r>
      <w:r w:rsidR="00CE7D09">
        <w:rPr>
          <w:rFonts w:cs="Times New Roman"/>
          <w:szCs w:val="24"/>
        </w:rPr>
        <w:t>'</w:t>
      </w:r>
      <w:r>
        <w:rPr>
          <w:rFonts w:cs="Times New Roman"/>
          <w:szCs w:val="24"/>
        </w:rPr>
        <w:t>s characteristics by contrasting one or more speech sounds from the same category.</w:t>
      </w:r>
    </w:p>
    <w:p w14:paraId="4BEE10F8" w14:textId="5684DF57" w:rsidR="007C03A0" w:rsidRDefault="007C03A0" w:rsidP="007C03A0">
      <w:pPr>
        <w:pStyle w:val="ListParagraph"/>
        <w:numPr>
          <w:ilvl w:val="0"/>
          <w:numId w:val="15"/>
        </w:numPr>
        <w:spacing w:before="0" w:after="0"/>
        <w:rPr>
          <w:rFonts w:cs="Times New Roman"/>
          <w:szCs w:val="24"/>
        </w:rPr>
      </w:pPr>
      <w:r>
        <w:rPr>
          <w:rFonts w:cs="Times New Roman"/>
          <w:b/>
          <w:bCs/>
          <w:szCs w:val="24"/>
        </w:rPr>
        <w:t>HMM</w:t>
      </w:r>
      <w:r w:rsidR="007E3815">
        <w:rPr>
          <w:rFonts w:cs="Times New Roman"/>
          <w:b/>
          <w:bCs/>
          <w:szCs w:val="24"/>
        </w:rPr>
        <w:t>,</w:t>
      </w:r>
      <w:r>
        <w:rPr>
          <w:rFonts w:cs="Times New Roman"/>
          <w:b/>
          <w:bCs/>
          <w:szCs w:val="24"/>
        </w:rPr>
        <w:t xml:space="preserve"> </w:t>
      </w:r>
      <w:r w:rsidR="00CA6469">
        <w:rPr>
          <w:rFonts w:cs="Times New Roman"/>
          <w:b/>
          <w:bCs/>
          <w:szCs w:val="24"/>
        </w:rPr>
        <w:t>r</w:t>
      </w:r>
      <w:r>
        <w:rPr>
          <w:rFonts w:cs="Times New Roman"/>
          <w:b/>
          <w:bCs/>
          <w:szCs w:val="24"/>
        </w:rPr>
        <w:t>ecognition</w:t>
      </w:r>
      <w:r>
        <w:rPr>
          <w:rFonts w:cs="Times New Roman"/>
          <w:szCs w:val="24"/>
        </w:rPr>
        <w:t xml:space="preserve"> entails calculating a similarity score between several unknown test patterns and each sound class reference.</w:t>
      </w:r>
    </w:p>
    <w:p w14:paraId="67B8B6F4" w14:textId="14E9D3CD" w:rsidR="009E4804" w:rsidRPr="009E4804" w:rsidRDefault="007C03A0" w:rsidP="009E4804">
      <w:pPr>
        <w:pStyle w:val="ListParagraph"/>
        <w:numPr>
          <w:ilvl w:val="0"/>
          <w:numId w:val="15"/>
        </w:numPr>
        <w:spacing w:before="0" w:after="0"/>
        <w:rPr>
          <w:rFonts w:cs="Times New Roman"/>
          <w:szCs w:val="24"/>
        </w:rPr>
      </w:pPr>
      <w:r w:rsidRPr="009E4804">
        <w:rPr>
          <w:rFonts w:cs="Times New Roman"/>
          <w:b/>
          <w:bCs/>
          <w:szCs w:val="24"/>
        </w:rPr>
        <w:t>Artificial Neural Network Classier (ANN) based Cuckoo Search Optimization:</w:t>
      </w:r>
      <w:r w:rsidRPr="009E4804">
        <w:rPr>
          <w:rFonts w:cs="Times New Roman"/>
          <w:szCs w:val="24"/>
        </w:rPr>
        <w:t xml:space="preserve"> </w:t>
      </w:r>
      <w:r w:rsidR="009E4804" w:rsidRPr="009E4804">
        <w:rPr>
          <w:rFonts w:cs="Times New Roman"/>
          <w:szCs w:val="24"/>
        </w:rPr>
        <w:t xml:space="preserve">Better </w:t>
      </w:r>
      <w:r w:rsidR="007E3815">
        <w:rPr>
          <w:rFonts w:cs="Times New Roman"/>
          <w:szCs w:val="24"/>
        </w:rPr>
        <w:t>R</w:t>
      </w:r>
      <w:r w:rsidR="009E4804" w:rsidRPr="009E4804">
        <w:rPr>
          <w:rFonts w:cs="Times New Roman"/>
          <w:szCs w:val="24"/>
        </w:rPr>
        <w:t xml:space="preserve">ecognition, communication, and noise filtering are all benefits of using this. </w:t>
      </w:r>
      <w:r w:rsidR="007E3815">
        <w:rPr>
          <w:rFonts w:cs="Times New Roman"/>
          <w:szCs w:val="24"/>
        </w:rPr>
        <w:t>Accomplish this process</w:t>
      </w:r>
      <w:r w:rsidR="009E4804" w:rsidRPr="009E4804">
        <w:rPr>
          <w:rFonts w:cs="Times New Roman"/>
          <w:szCs w:val="24"/>
        </w:rPr>
        <w:t xml:space="preserve"> by following a three-step procedure.</w:t>
      </w:r>
    </w:p>
    <w:p w14:paraId="3751D777" w14:textId="2AE86235" w:rsidR="007C03A0" w:rsidRPr="009E4804" w:rsidRDefault="007C03A0" w:rsidP="009E4804">
      <w:pPr>
        <w:pStyle w:val="ListParagraph"/>
        <w:numPr>
          <w:ilvl w:val="0"/>
          <w:numId w:val="14"/>
        </w:numPr>
        <w:spacing w:before="0" w:after="0"/>
        <w:rPr>
          <w:rFonts w:cs="Times New Roman"/>
          <w:szCs w:val="24"/>
        </w:rPr>
      </w:pPr>
      <w:r w:rsidRPr="009E4804">
        <w:rPr>
          <w:rFonts w:cs="Times New Roman"/>
          <w:szCs w:val="24"/>
        </w:rPr>
        <w:t>Pre-processing speech signals is a vital part of speech recognition</w:t>
      </w:r>
      <w:r w:rsidR="00F16B4E">
        <w:rPr>
          <w:rFonts w:cs="Times New Roman"/>
          <w:szCs w:val="24"/>
        </w:rPr>
        <w:t>. The aim is</w:t>
      </w:r>
      <w:r w:rsidRPr="009E4804">
        <w:rPr>
          <w:rFonts w:cs="Times New Roman"/>
          <w:szCs w:val="24"/>
        </w:rPr>
        <w:t xml:space="preserve"> to eliminate avoidable waveforms of the movement.</w:t>
      </w:r>
    </w:p>
    <w:p w14:paraId="59C3BA55" w14:textId="6DBDDB19" w:rsidR="007C03A0" w:rsidRDefault="00807146" w:rsidP="009E4804">
      <w:pPr>
        <w:pStyle w:val="ListParagraph"/>
        <w:numPr>
          <w:ilvl w:val="0"/>
          <w:numId w:val="14"/>
        </w:numPr>
        <w:spacing w:before="0" w:after="0"/>
        <w:rPr>
          <w:rFonts w:cs="Times New Roman"/>
          <w:szCs w:val="24"/>
        </w:rPr>
      </w:pPr>
      <w:r>
        <w:rPr>
          <w:rFonts w:cs="Times New Roman"/>
          <w:szCs w:val="24"/>
        </w:rPr>
        <w:t xml:space="preserve"> Extract Mel Frequency Cep-strum Coefficients (MFCC) and Linear Predictive Coding Coefficients (LPCC) from the speech signal</w:t>
      </w:r>
      <w:r w:rsidR="007C03A0">
        <w:rPr>
          <w:rFonts w:cs="Times New Roman"/>
          <w:szCs w:val="24"/>
        </w:rPr>
        <w:t>.</w:t>
      </w:r>
    </w:p>
    <w:p w14:paraId="44D0415F" w14:textId="1E5395D6" w:rsidR="007C03A0" w:rsidRDefault="007C03A0" w:rsidP="009E4804">
      <w:pPr>
        <w:pStyle w:val="ListParagraph"/>
        <w:numPr>
          <w:ilvl w:val="0"/>
          <w:numId w:val="14"/>
        </w:numPr>
        <w:spacing w:before="0" w:after="0"/>
        <w:rPr>
          <w:rFonts w:cs="Times New Roman"/>
          <w:szCs w:val="24"/>
        </w:rPr>
      </w:pPr>
      <w:r>
        <w:rPr>
          <w:rFonts w:cs="Times New Roman"/>
          <w:szCs w:val="24"/>
        </w:rPr>
        <w:t xml:space="preserve">Classification: </w:t>
      </w:r>
      <w:r w:rsidR="00132B0D" w:rsidRPr="00132B0D">
        <w:rPr>
          <w:rFonts w:cs="Times New Roman"/>
          <w:szCs w:val="24"/>
        </w:rPr>
        <w:t xml:space="preserve">As a classifier, </w:t>
      </w:r>
      <w:r w:rsidR="00807146">
        <w:rPr>
          <w:rFonts w:cs="Times New Roman"/>
          <w:szCs w:val="24"/>
        </w:rPr>
        <w:t xml:space="preserve">use </w:t>
      </w:r>
      <w:r w:rsidR="00132B0D" w:rsidRPr="00132B0D">
        <w:rPr>
          <w:rFonts w:cs="Times New Roman"/>
          <w:szCs w:val="24"/>
        </w:rPr>
        <w:t>a</w:t>
      </w:r>
      <w:r w:rsidR="00807146">
        <w:rPr>
          <w:rFonts w:cs="Times New Roman"/>
          <w:szCs w:val="24"/>
        </w:rPr>
        <w:t>n</w:t>
      </w:r>
      <w:r w:rsidR="00132B0D" w:rsidRPr="00132B0D">
        <w:rPr>
          <w:rFonts w:cs="Times New Roman"/>
          <w:szCs w:val="24"/>
        </w:rPr>
        <w:t xml:space="preserve"> artificial neural network</w:t>
      </w:r>
      <w:r w:rsidR="00807146">
        <w:rPr>
          <w:rFonts w:cs="Times New Roman"/>
          <w:szCs w:val="24"/>
        </w:rPr>
        <w:t>.</w:t>
      </w:r>
      <w:r w:rsidR="00132B0D" w:rsidRPr="00132B0D">
        <w:rPr>
          <w:rFonts w:cs="Times New Roman"/>
          <w:szCs w:val="24"/>
        </w:rPr>
        <w:t xml:space="preserve"> The neural network in question, according to (Ayushi et al., 2018), is a three-layered classifier with </w:t>
      </w:r>
      <w:proofErr w:type="spellStart"/>
      <w:r w:rsidR="00132B0D" w:rsidRPr="00132B0D">
        <w:rPr>
          <w:rFonts w:cs="Times New Roman"/>
          <w:szCs w:val="24"/>
        </w:rPr>
        <w:t>n</w:t>
      </w:r>
      <w:proofErr w:type="spellEnd"/>
      <w:r w:rsidR="00132B0D" w:rsidRPr="00132B0D">
        <w:rPr>
          <w:rFonts w:cs="Times New Roman"/>
          <w:szCs w:val="24"/>
        </w:rPr>
        <w:t xml:space="preserve"> input nodes, </w:t>
      </w:r>
      <w:r w:rsidR="00807146">
        <w:rPr>
          <w:rFonts w:cs="Times New Roman"/>
          <w:szCs w:val="24"/>
        </w:rPr>
        <w:t>one</w:t>
      </w:r>
      <w:r w:rsidR="00132B0D" w:rsidRPr="00132B0D">
        <w:rPr>
          <w:rFonts w:cs="Times New Roman"/>
          <w:szCs w:val="24"/>
        </w:rPr>
        <w:t xml:space="preserve"> hidden node, and k output nodes. The input layer</w:t>
      </w:r>
      <w:r w:rsidR="003F4F8D">
        <w:rPr>
          <w:rFonts w:cs="Times New Roman"/>
          <w:szCs w:val="24"/>
        </w:rPr>
        <w:t xml:space="preserve"> uses two inputs:</w:t>
      </w:r>
      <w:r w:rsidR="00132B0D" w:rsidRPr="00132B0D">
        <w:rPr>
          <w:rFonts w:cs="Times New Roman"/>
          <w:szCs w:val="24"/>
        </w:rPr>
        <w:t xml:space="preserve"> the Mel Frequency Cep-strum Coefficients and Linear Predictive Coding Coefficients features.</w:t>
      </w:r>
      <w:r w:rsidR="00132B0D">
        <w:rPr>
          <w:rFonts w:cs="Times New Roman"/>
          <w:szCs w:val="24"/>
        </w:rPr>
        <w:t xml:space="preserve"> </w:t>
      </w:r>
      <w:r>
        <w:rPr>
          <w:rFonts w:cs="Times New Roman"/>
          <w:szCs w:val="24"/>
        </w:rPr>
        <w:t>The features are inputs that networks get trained with and produce output concerning them. Figure 2.3 shows the speech</w:t>
      </w:r>
      <w:r w:rsidR="003F4F8D">
        <w:rPr>
          <w:rFonts w:cs="Times New Roman"/>
          <w:szCs w:val="24"/>
        </w:rPr>
        <w:t>-to-</w:t>
      </w:r>
      <w:r>
        <w:rPr>
          <w:rFonts w:cs="Times New Roman"/>
          <w:szCs w:val="24"/>
        </w:rPr>
        <w:t>text flow of a system.</w:t>
      </w:r>
    </w:p>
    <w:p w14:paraId="358323DC" w14:textId="77777777" w:rsidR="007C03A0" w:rsidRDefault="007C03A0" w:rsidP="007C03A0">
      <w:pPr>
        <w:keepNext/>
        <w:jc w:val="center"/>
      </w:pPr>
      <w:r>
        <w:rPr>
          <w:noProof/>
        </w:rPr>
        <w:lastRenderedPageBreak/>
        <w:drawing>
          <wp:inline distT="0" distB="0" distL="0" distR="0" wp14:anchorId="791AF04D" wp14:editId="1981C08C">
            <wp:extent cx="2156460" cy="3316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6460" cy="3316605"/>
                    </a:xfrm>
                    <a:prstGeom prst="rect">
                      <a:avLst/>
                    </a:prstGeom>
                    <a:noFill/>
                    <a:ln>
                      <a:noFill/>
                    </a:ln>
                  </pic:spPr>
                </pic:pic>
              </a:graphicData>
            </a:graphic>
          </wp:inline>
        </w:drawing>
      </w:r>
    </w:p>
    <w:p w14:paraId="0E3E3B24" w14:textId="23235E90" w:rsidR="00AA3B58" w:rsidRPr="005622B7" w:rsidRDefault="007C03A0" w:rsidP="007C03A0">
      <w:pPr>
        <w:ind w:left="2160" w:firstLine="720"/>
        <w:rPr>
          <w:b/>
          <w:bCs/>
        </w:rPr>
      </w:pPr>
      <w:bookmarkStart w:id="63" w:name="_Toc105430752"/>
      <w:bookmarkStart w:id="64" w:name="_Toc106290769"/>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2</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3</w:t>
      </w:r>
      <w:r w:rsidRPr="005622B7">
        <w:rPr>
          <w:b/>
          <w:bCs/>
          <w:noProof/>
        </w:rPr>
        <w:fldChar w:fldCharType="end"/>
      </w:r>
      <w:r w:rsidRPr="005622B7">
        <w:rPr>
          <w:b/>
          <w:bCs/>
        </w:rPr>
        <w:t>:SpeechToText System Flow</w:t>
      </w:r>
      <w:bookmarkEnd w:id="63"/>
      <w:bookmarkEnd w:id="64"/>
    </w:p>
    <w:p w14:paraId="4055FA8D" w14:textId="7F59088D" w:rsidR="005D3A04" w:rsidRDefault="005D3A04" w:rsidP="005D3A04">
      <w:pPr>
        <w:pStyle w:val="Heading3"/>
      </w:pPr>
      <w:bookmarkStart w:id="65" w:name="_Toc105429999"/>
      <w:bookmarkStart w:id="66" w:name="_Toc109421157"/>
      <w:r>
        <w:t>DEVELOPING AUTOMATIC SPEECH RECOGNITION</w:t>
      </w:r>
      <w:bookmarkEnd w:id="65"/>
      <w:bookmarkEnd w:id="66"/>
    </w:p>
    <w:p w14:paraId="0FFA4CE4" w14:textId="07A7E339" w:rsidR="007C03A0" w:rsidRDefault="007C03A0" w:rsidP="008A47F1">
      <w:r>
        <w:t xml:space="preserve">According to </w:t>
      </w:r>
      <w:sdt>
        <w:sdtPr>
          <w:tag w:val="MENDELEY_CITATION_v3_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"/>
          <w:id w:val="-976298515"/>
          <w:placeholder>
            <w:docPart w:val="1BBF1B7B2ED242BC9BAE05F4E41A1FFD"/>
          </w:placeholder>
        </w:sdtPr>
        <w:sdtContent>
          <w:r w:rsidR="000E6715">
            <w:rPr>
              <w:rFonts w:eastAsia="Times New Roman"/>
            </w:rPr>
            <w:t>(</w:t>
          </w:r>
          <w:proofErr w:type="spellStart"/>
          <w:r w:rsidR="000E6715">
            <w:rPr>
              <w:rFonts w:eastAsia="Times New Roman"/>
            </w:rPr>
            <w:t>Ghai</w:t>
          </w:r>
          <w:proofErr w:type="spellEnd"/>
          <w:r w:rsidR="000E6715">
            <w:rPr>
              <w:rFonts w:eastAsia="Times New Roman"/>
            </w:rPr>
            <w:t xml:space="preserve"> &amp; Singh 2012)</w:t>
          </w:r>
        </w:sdtContent>
      </w:sdt>
      <w:r>
        <w:t xml:space="preserve">, the following steps have been observed and recognized as appropriate in developing a general automatic speech recognizer. The steps </w:t>
      </w:r>
      <w:r w:rsidR="008A47F1">
        <w:t>include.</w:t>
      </w:r>
    </w:p>
    <w:p w14:paraId="106477AF" w14:textId="1DB0A4BC" w:rsidR="007C03A0" w:rsidRPr="008A47F1" w:rsidRDefault="003F4F8D" w:rsidP="008A47F1">
      <w:pPr>
        <w:pStyle w:val="ListParagraph"/>
        <w:numPr>
          <w:ilvl w:val="0"/>
          <w:numId w:val="31"/>
        </w:numPr>
        <w:rPr>
          <w:rFonts w:cs="Times New Roman"/>
          <w:szCs w:val="24"/>
        </w:rPr>
      </w:pPr>
      <w:r>
        <w:rPr>
          <w:rFonts w:cs="Times New Roman"/>
          <w:szCs w:val="24"/>
        </w:rPr>
        <w:t>Collect t</w:t>
      </w:r>
      <w:r w:rsidR="007C03A0" w:rsidRPr="008A47F1">
        <w:rPr>
          <w:rFonts w:cs="Times New Roman"/>
          <w:szCs w:val="24"/>
        </w:rPr>
        <w:t>he speech through a one-way direction and silent microphone.</w:t>
      </w:r>
    </w:p>
    <w:p w14:paraId="79503888" w14:textId="40FB5633" w:rsidR="007C03A0" w:rsidRPr="008A47F1" w:rsidRDefault="007C03A0" w:rsidP="008A47F1">
      <w:pPr>
        <w:pStyle w:val="ListParagraph"/>
        <w:numPr>
          <w:ilvl w:val="0"/>
          <w:numId w:val="31"/>
        </w:numPr>
        <w:rPr>
          <w:rFonts w:cs="Times New Roman"/>
          <w:szCs w:val="24"/>
        </w:rPr>
      </w:pPr>
      <w:r w:rsidRPr="008A47F1">
        <w:rPr>
          <w:rFonts w:cs="Times New Roman"/>
          <w:szCs w:val="24"/>
        </w:rPr>
        <w:t>Secondly,</w:t>
      </w:r>
      <w:r w:rsidR="003F4F8D">
        <w:rPr>
          <w:rFonts w:cs="Times New Roman"/>
          <w:szCs w:val="24"/>
        </w:rPr>
        <w:t xml:space="preserve"> parameterize</w:t>
      </w:r>
      <w:r w:rsidRPr="008A47F1">
        <w:rPr>
          <w:rFonts w:cs="Times New Roman"/>
          <w:szCs w:val="24"/>
        </w:rPr>
        <w:t xml:space="preserve"> signals</w:t>
      </w:r>
      <w:r w:rsidR="003F4F8D">
        <w:rPr>
          <w:rFonts w:cs="Times New Roman"/>
          <w:szCs w:val="24"/>
        </w:rPr>
        <w:t xml:space="preserve"> </w:t>
      </w:r>
      <w:r w:rsidRPr="008A47F1">
        <w:rPr>
          <w:rFonts w:cs="Times New Roman"/>
          <w:szCs w:val="24"/>
        </w:rPr>
        <w:t>using an appropriate feature extraction technique.</w:t>
      </w:r>
    </w:p>
    <w:p w14:paraId="1595AFF2" w14:textId="41DEFA24" w:rsidR="007C03A0" w:rsidRPr="008A47F1" w:rsidRDefault="007C03A0" w:rsidP="008A47F1">
      <w:pPr>
        <w:pStyle w:val="ListParagraph"/>
        <w:numPr>
          <w:ilvl w:val="0"/>
          <w:numId w:val="31"/>
        </w:numPr>
        <w:rPr>
          <w:rFonts w:cs="Times New Roman"/>
          <w:szCs w:val="24"/>
        </w:rPr>
      </w:pPr>
      <w:r w:rsidRPr="008A47F1">
        <w:rPr>
          <w:rFonts w:cs="Times New Roman"/>
          <w:szCs w:val="24"/>
        </w:rPr>
        <w:t xml:space="preserve">Acoustic analysis: According to </w:t>
      </w:r>
      <w:sdt>
        <w:sdtPr>
          <w:rPr>
            <w:color w:val="000000"/>
          </w:rPr>
          <w:tag w:val="MENDELEY_CITATION_v3_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"/>
          <w:id w:val="1349528814"/>
          <w:placeholder>
            <w:docPart w:val="1BBF1B7B2ED242BC9BAE05F4E41A1FFD"/>
          </w:placeholder>
        </w:sdtPr>
        <w:sdtContent>
          <w:r w:rsidR="000E6715" w:rsidRPr="000E6715">
            <w:rPr>
              <w:rFonts w:cs="Times New Roman"/>
              <w:color w:val="000000"/>
              <w:szCs w:val="24"/>
            </w:rPr>
            <w:t>(Paul Boersma, 2013)</w:t>
          </w:r>
        </w:sdtContent>
      </w:sdt>
      <w:r w:rsidRPr="008A47F1">
        <w:rPr>
          <w:rFonts w:cs="Times New Roman"/>
          <w:color w:val="000000"/>
          <w:szCs w:val="24"/>
        </w:rPr>
        <w:t>, acoustic analysis is an increasingly needed skill in linguistic analysis. This</w:t>
      </w:r>
      <w:r w:rsidR="003F4F8D">
        <w:rPr>
          <w:rFonts w:cs="Times New Roman"/>
          <w:color w:val="000000"/>
          <w:szCs w:val="24"/>
        </w:rPr>
        <w:t xml:space="preserve"> analysis</w:t>
      </w:r>
      <w:r w:rsidRPr="008A47F1">
        <w:rPr>
          <w:rFonts w:cs="Times New Roman"/>
          <w:color w:val="000000"/>
          <w:szCs w:val="24"/>
        </w:rPr>
        <w:t xml:space="preserve"> is the process of training waveforms and converting each waveform into a series of coefficient vectors. This method will help notice less significant and articulate speech patterns depending on the wavelengths </w:t>
      </w:r>
      <w:sdt>
        <w:sdtPr>
          <w:rPr>
            <w:color w:val="000000"/>
          </w:rPr>
          <w:tag w:val="MENDELEY_CITATION_v3_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"/>
          <w:id w:val="-291521009"/>
          <w:placeholder>
            <w:docPart w:val="1BBF1B7B2ED242BC9BAE05F4E41A1FFD"/>
          </w:placeholder>
        </w:sdtPr>
        <w:sdtContent>
          <w:r w:rsidR="000E6715" w:rsidRPr="000E6715">
            <w:rPr>
              <w:rFonts w:cs="Times New Roman"/>
              <w:color w:val="000000"/>
              <w:szCs w:val="24"/>
            </w:rPr>
            <w:t>(</w:t>
          </w:r>
          <w:proofErr w:type="spellStart"/>
          <w:r w:rsidR="000E6715" w:rsidRPr="000E6715">
            <w:rPr>
              <w:rFonts w:cs="Times New Roman"/>
              <w:color w:val="000000"/>
              <w:szCs w:val="24"/>
            </w:rPr>
            <w:t>Elsherbeny</w:t>
          </w:r>
          <w:proofErr w:type="spellEnd"/>
          <w:r w:rsidR="000E6715" w:rsidRPr="000E6715">
            <w:rPr>
              <w:rFonts w:cs="Times New Roman"/>
              <w:color w:val="000000"/>
              <w:szCs w:val="24"/>
            </w:rPr>
            <w:t xml:space="preserve"> et al., 2022)</w:t>
          </w:r>
        </w:sdtContent>
      </w:sdt>
      <w:r w:rsidRPr="008A47F1">
        <w:rPr>
          <w:rFonts w:cs="Times New Roman"/>
          <w:color w:val="000000"/>
          <w:szCs w:val="24"/>
        </w:rPr>
        <w:t>.</w:t>
      </w:r>
    </w:p>
    <w:p w14:paraId="2A8B982E" w14:textId="7EB7238A" w:rsidR="007C03A0" w:rsidRPr="008A47F1" w:rsidRDefault="007C03A0" w:rsidP="008A47F1">
      <w:pPr>
        <w:pStyle w:val="ListParagraph"/>
        <w:numPr>
          <w:ilvl w:val="0"/>
          <w:numId w:val="31"/>
        </w:numPr>
        <w:rPr>
          <w:rFonts w:cs="Times New Roman"/>
          <w:szCs w:val="24"/>
        </w:rPr>
      </w:pPr>
      <w:r w:rsidRPr="008A47F1">
        <w:rPr>
          <w:rFonts w:cs="Times New Roman"/>
          <w:color w:val="000000"/>
          <w:szCs w:val="24"/>
        </w:rPr>
        <w:t>Model definition: A prototype of Hidden Markov Models</w:t>
      </w:r>
      <w:r w:rsidR="003F4F8D">
        <w:rPr>
          <w:rFonts w:cs="Times New Roman"/>
          <w:color w:val="000000"/>
          <w:szCs w:val="24"/>
        </w:rPr>
        <w:t xml:space="preserve"> defines</w:t>
      </w:r>
      <w:r w:rsidRPr="008A47F1">
        <w:rPr>
          <w:rFonts w:cs="Times New Roman"/>
          <w:color w:val="000000"/>
          <w:szCs w:val="24"/>
        </w:rPr>
        <w:t xml:space="preserve"> each element of the various task vocabulary.</w:t>
      </w:r>
    </w:p>
    <w:p w14:paraId="4859D834" w14:textId="77777777" w:rsidR="007C03A0" w:rsidRPr="008A47F1" w:rsidRDefault="007C03A0" w:rsidP="008A47F1">
      <w:pPr>
        <w:pStyle w:val="ListParagraph"/>
        <w:numPr>
          <w:ilvl w:val="0"/>
          <w:numId w:val="31"/>
        </w:numPr>
        <w:rPr>
          <w:rFonts w:cs="Times New Roman"/>
          <w:szCs w:val="24"/>
        </w:rPr>
      </w:pPr>
      <w:r w:rsidRPr="008A47F1">
        <w:rPr>
          <w:rFonts w:cs="Times New Roman"/>
          <w:color w:val="000000"/>
          <w:szCs w:val="24"/>
        </w:rPr>
        <w:t>Model Training: Each Hidden Markov Model instance is initialized and goes through training with the already trained data.</w:t>
      </w:r>
    </w:p>
    <w:p w14:paraId="39C82546" w14:textId="77777777" w:rsidR="007C03A0" w:rsidRPr="008A47F1" w:rsidRDefault="007C03A0" w:rsidP="008A47F1">
      <w:pPr>
        <w:pStyle w:val="ListParagraph"/>
        <w:numPr>
          <w:ilvl w:val="0"/>
          <w:numId w:val="31"/>
        </w:numPr>
        <w:rPr>
          <w:rFonts w:cs="Times New Roman"/>
          <w:szCs w:val="24"/>
        </w:rPr>
      </w:pPr>
      <w:r w:rsidRPr="008A47F1">
        <w:rPr>
          <w:rFonts w:cs="Times New Roman"/>
          <w:color w:val="000000"/>
          <w:szCs w:val="24"/>
        </w:rPr>
        <w:t>Task definition: The grammar required for the speech recognizer is defined.</w:t>
      </w:r>
    </w:p>
    <w:p w14:paraId="15A9F665" w14:textId="2C58447F" w:rsidR="007C03A0" w:rsidRPr="007C03A0" w:rsidRDefault="007C03A0" w:rsidP="008A47F1">
      <w:pPr>
        <w:pStyle w:val="ListParagraph"/>
        <w:numPr>
          <w:ilvl w:val="0"/>
          <w:numId w:val="31"/>
        </w:numPr>
      </w:pPr>
      <w:r w:rsidRPr="008A47F1">
        <w:rPr>
          <w:rFonts w:cs="Times New Roman"/>
          <w:color w:val="000000"/>
          <w:szCs w:val="24"/>
        </w:rPr>
        <w:lastRenderedPageBreak/>
        <w:t xml:space="preserve">Recognition: </w:t>
      </w:r>
      <w:r w:rsidR="003A78E7">
        <w:rPr>
          <w:rFonts w:cs="Times New Roman"/>
          <w:color w:val="000000"/>
          <w:szCs w:val="24"/>
        </w:rPr>
        <w:t>Recognize i</w:t>
      </w:r>
      <w:r w:rsidRPr="008A47F1">
        <w:rPr>
          <w:rFonts w:cs="Times New Roman"/>
          <w:color w:val="000000"/>
          <w:szCs w:val="24"/>
        </w:rPr>
        <w:t xml:space="preserve">nput speech signals </w:t>
      </w:r>
      <w:r w:rsidR="003A78E7">
        <w:rPr>
          <w:rFonts w:cs="Times New Roman"/>
          <w:color w:val="000000"/>
          <w:szCs w:val="24"/>
        </w:rPr>
        <w:t>un</w:t>
      </w:r>
      <w:r w:rsidRPr="008A47F1">
        <w:rPr>
          <w:rFonts w:cs="Times New Roman"/>
          <w:color w:val="000000"/>
          <w:szCs w:val="24"/>
        </w:rPr>
        <w:t>known</w:t>
      </w:r>
      <w:r w:rsidR="003A78E7">
        <w:rPr>
          <w:rFonts w:cs="Times New Roman"/>
          <w:color w:val="000000"/>
          <w:szCs w:val="24"/>
        </w:rPr>
        <w:t xml:space="preserve"> </w:t>
      </w:r>
      <w:r w:rsidRPr="008A47F1">
        <w:rPr>
          <w:rFonts w:cs="Times New Roman"/>
          <w:color w:val="000000"/>
          <w:szCs w:val="24"/>
        </w:rPr>
        <w:t>at this stage.</w:t>
      </w:r>
    </w:p>
    <w:p w14:paraId="5CB9452B" w14:textId="67163BDB" w:rsidR="00D06837" w:rsidRDefault="003D79CA" w:rsidP="00FE68D7">
      <w:pPr>
        <w:pStyle w:val="Heading2"/>
      </w:pPr>
      <w:bookmarkStart w:id="67" w:name="_Toc105430000"/>
      <w:bookmarkStart w:id="68" w:name="_Toc109421158"/>
      <w:r>
        <w:t>HUMAN</w:t>
      </w:r>
      <w:r w:rsidR="003A78E7">
        <w:t>-</w:t>
      </w:r>
      <w:r>
        <w:t>COMPUTER INTERACTION</w:t>
      </w:r>
      <w:bookmarkEnd w:id="67"/>
      <w:bookmarkEnd w:id="68"/>
    </w:p>
    <w:p w14:paraId="467E10F1" w14:textId="76BF23D6" w:rsidR="007C03A0" w:rsidRDefault="007C03A0" w:rsidP="00D41F02">
      <w:pPr>
        <w:rPr>
          <w:sz w:val="28"/>
          <w:szCs w:val="28"/>
        </w:rPr>
      </w:pPr>
      <w:r>
        <w:t xml:space="preserve">According to Wikipedia, human-computer </w:t>
      </w:r>
      <w:r w:rsidR="00915617">
        <w:t>i</w:t>
      </w:r>
      <w:r>
        <w:t>nteraction</w:t>
      </w:r>
      <w:r w:rsidR="00F30AD1">
        <w:t xml:space="preserve"> is</w:t>
      </w:r>
      <w:r>
        <w:t xml:space="preserve"> the research in the design and applications of computer technology, which main aim is the operationality of the interface between the system and user. </w:t>
      </w:r>
      <w:r w:rsidR="00A12244" w:rsidRPr="00A12244">
        <w:t>They frequently happen when carrying out a</w:t>
      </w:r>
      <w:r w:rsidR="00F30AD1">
        <w:t xml:space="preserve"> straightforward</w:t>
      </w:r>
      <w:r w:rsidR="00A12244" w:rsidRPr="00A12244">
        <w:t xml:space="preserve"> automated task, referring to a configuration in which people and computer-related equipment share a functional area. </w:t>
      </w:r>
      <w:sdt>
        <w:sdtPr>
          <w:rPr>
            <w:color w:val="000000"/>
          </w:rPr>
          <w:tag w:val="MENDELEY_CITATION_v3_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"/>
          <w:id w:val="1914501631"/>
          <w:placeholder>
            <w:docPart w:val="D7AFB9A6F8D94D6D9E0234320C62B518"/>
          </w:placeholder>
        </w:sdtPr>
        <w:sdtContent>
          <w:r w:rsidR="000E6715" w:rsidRPr="000E6715">
            <w:rPr>
              <w:color w:val="000000"/>
            </w:rPr>
            <w:t>(J. Wang et al., 2021)</w:t>
          </w:r>
        </w:sdtContent>
      </w:sdt>
      <w:r>
        <w:t>.</w:t>
      </w:r>
    </w:p>
    <w:p w14:paraId="6D5CC6B7" w14:textId="712D5CAD" w:rsidR="007C03A0" w:rsidRDefault="007C03A0" w:rsidP="00D41F02">
      <w:r>
        <w:t xml:space="preserve">According to </w:t>
      </w:r>
      <w:sdt>
        <w:sdtPr>
          <w:rPr>
            <w:color w:val="000000"/>
          </w:rPr>
          <w:tag w:val="MENDELEY_CITATION_v3_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"/>
          <w:id w:val="1008098725"/>
          <w:placeholder>
            <w:docPart w:val="D7AFB9A6F8D94D6D9E0234320C62B518"/>
          </w:placeholder>
        </w:sdtPr>
        <w:sdtContent>
          <w:r w:rsidR="000E6715" w:rsidRPr="000E6715">
            <w:rPr>
              <w:color w:val="000000"/>
            </w:rPr>
            <w:t>(Zhang et al., 2002)</w:t>
          </w:r>
        </w:sdtContent>
      </w:sdt>
      <w:r>
        <w:t xml:space="preserve">, as non-rational humans, we have several possibilities to connect with various technology in non-rational or bounded-rational ways for diverse goals. In every potential instance of a human-technology conversation, they should contain cognitive, emotive, and affective aspects. </w:t>
      </w:r>
    </w:p>
    <w:p w14:paraId="7E55E910" w14:textId="21AF15B3" w:rsidR="007C03A0" w:rsidRPr="007C03A0" w:rsidRDefault="007C03A0" w:rsidP="00D41F02">
      <w:r>
        <w:t xml:space="preserve">Human-Computer </w:t>
      </w:r>
      <w:r w:rsidR="00915617">
        <w:t>i</w:t>
      </w:r>
      <w:r>
        <w:t xml:space="preserve">nteraction is a broad and </w:t>
      </w:r>
      <w:r w:rsidR="00F30AD1">
        <w:t>diverse</w:t>
      </w:r>
      <w:r>
        <w:t xml:space="preserve"> system</w:t>
      </w:r>
      <w:r w:rsidR="00F30AD1">
        <w:t xml:space="preserve">. The system is </w:t>
      </w:r>
      <w:r>
        <w:t>connect</w:t>
      </w:r>
      <w:r w:rsidR="00F30AD1">
        <w:t>ed</w:t>
      </w:r>
      <w:r>
        <w:t xml:space="preserve"> by the growing concept of usability and the continuous advancement and push towards valuing human activities and experience as the primary motivation in technology</w:t>
      </w:r>
      <w:sdt>
        <w:sdtPr>
          <w:rPr>
            <w:color w:val="000000"/>
          </w:rPr>
          <w:tag w:val="MENDELEY_CITATION_v3_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"/>
          <w:id w:val="-29877925"/>
          <w:placeholder>
            <w:docPart w:val="D7AFB9A6F8D94D6D9E0234320C62B518"/>
          </w:placeholder>
        </w:sdtPr>
        <w:sdtContent>
          <w:r w:rsidR="000E6715" w:rsidRPr="000E6715">
            <w:rPr>
              <w:color w:val="000000"/>
            </w:rPr>
            <w:t>(B et al., 2017)</w:t>
          </w:r>
        </w:sdtContent>
      </w:sdt>
      <w:r>
        <w:t>.</w:t>
      </w:r>
    </w:p>
    <w:p w14:paraId="62CB9757" w14:textId="02CBE02E" w:rsidR="003D79CA" w:rsidRDefault="00ED4AD6" w:rsidP="00FE68D7">
      <w:pPr>
        <w:pStyle w:val="Heading2"/>
      </w:pPr>
      <w:bookmarkStart w:id="69" w:name="_Toc105430001"/>
      <w:bookmarkStart w:id="70" w:name="_Toc109421159"/>
      <w:r>
        <w:t>PYTHON</w:t>
      </w:r>
      <w:bookmarkEnd w:id="69"/>
      <w:bookmarkEnd w:id="70"/>
      <w:r>
        <w:t xml:space="preserve"> </w:t>
      </w:r>
    </w:p>
    <w:p w14:paraId="1F3AEB0D" w14:textId="1DCCBBD4" w:rsidR="00932DD9" w:rsidRDefault="00932DD9" w:rsidP="00D41F02">
      <w:r>
        <w:t xml:space="preserve">One of the most widely used high-level programming languages is </w:t>
      </w:r>
      <w:r w:rsidR="00BB0952">
        <w:t>p</w:t>
      </w:r>
      <w:r>
        <w:t>ython.</w:t>
      </w:r>
      <w:r w:rsidR="00A12244" w:rsidRPr="00A12244">
        <w:t xml:space="preserve"> Python is an interpretable object-oriented interactive programming language. It contains dynamic typing and binding, modules, classes, exceptions, a</w:t>
      </w:r>
      <w:r w:rsidR="00CA6469">
        <w:t>utonomous memory management, and</w:t>
      </w:r>
      <w:r w:rsidR="00A12244" w:rsidRPr="00A12244">
        <w:t xml:space="preserve"> high-level data structures like lists, tuples, sets, and associative arrays (sometimes referred to as dictionaries)</w:t>
      </w:r>
      <w:r>
        <w:t>.</w:t>
      </w:r>
      <w:sdt>
        <w:sdtPr>
          <w:rPr>
            <w:color w:val="000000"/>
          </w:rPr>
          <w:tag w:val="MENDELEY_CITATION_v3_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"/>
          <w:id w:val="-478144536"/>
          <w:placeholder>
            <w:docPart w:val="A304543AC3724E389402FDC9FEB40B28"/>
          </w:placeholder>
        </w:sdtPr>
        <w:sdtContent>
          <w:r w:rsidR="00CA6469">
            <w:rPr>
              <w:color w:val="000000"/>
            </w:rPr>
            <w:t xml:space="preserve"> </w:t>
          </w:r>
          <w:r w:rsidR="000E6715" w:rsidRPr="000E6715">
            <w:rPr>
              <w:color w:val="000000"/>
            </w:rPr>
            <w:t>(Dhruv et al., 2021)</w:t>
          </w:r>
        </w:sdtContent>
      </w:sdt>
    </w:p>
    <w:p w14:paraId="32581DA0" w14:textId="18DB6CAA" w:rsidR="00932DD9" w:rsidRDefault="00CA6469" w:rsidP="00D41F02">
      <w:r>
        <w:t>P</w:t>
      </w:r>
      <w:r w:rsidR="00932DD9">
        <w:t>arallel computing systems</w:t>
      </w:r>
      <w:r>
        <w:t xml:space="preserve"> utilize this function. It</w:t>
      </w:r>
      <w:r w:rsidR="00932DD9">
        <w:t xml:space="preserve"> offers a relatively simple coding syntax while remaining a sophisticated programming language.</w:t>
      </w:r>
    </w:p>
    <w:p w14:paraId="6263F20A" w14:textId="252A1B58" w:rsidR="007C03A0" w:rsidRDefault="00932DD9" w:rsidP="007C03A0">
      <w:r>
        <w:t>Python offers several advantages over other languages, such as libraries that cuts code by one-third for programmers</w:t>
      </w:r>
      <w:r w:rsidR="00CA6469">
        <w:t>. B</w:t>
      </w:r>
      <w:r>
        <w:t xml:space="preserve">ecause of this, </w:t>
      </w:r>
      <w:r w:rsidR="00BB0952">
        <w:t>p</w:t>
      </w:r>
      <w:r>
        <w:t>ython has su</w:t>
      </w:r>
      <w:r w:rsidR="00CA6469">
        <w:t>rpassed all other languages in</w:t>
      </w:r>
      <w:r>
        <w:t xml:space="preserve"> machine learning. </w:t>
      </w:r>
      <w:sdt>
        <w:sdtPr>
          <w:tag w:val="MENDELEY_CITATION_v3_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"/>
          <w:id w:val="-1609955931"/>
          <w:placeholder>
            <w:docPart w:val="A304543AC3724E389402FDC9FEB40B28"/>
          </w:placeholder>
        </w:sdtPr>
        <w:sdtContent>
          <w:r w:rsidR="000E6715">
            <w:rPr>
              <w:rFonts w:eastAsia="Times New Roman"/>
            </w:rPr>
            <w:t xml:space="preserve">(Dhruv et al., 2021; </w:t>
          </w:r>
          <w:proofErr w:type="spellStart"/>
          <w:r w:rsidR="000E6715">
            <w:rPr>
              <w:rFonts w:eastAsia="Times New Roman"/>
            </w:rPr>
            <w:t>Shanmugapriya</w:t>
          </w:r>
          <w:proofErr w:type="spellEnd"/>
          <w:r w:rsidR="000E6715">
            <w:rPr>
              <w:rFonts w:eastAsia="Times New Roman"/>
            </w:rPr>
            <w:t xml:space="preserve"> &amp; M., 2020)</w:t>
          </w:r>
        </w:sdtContent>
      </w:sdt>
    </w:p>
    <w:p w14:paraId="3C545C99" w14:textId="77777777" w:rsidR="00CA6469" w:rsidRPr="007C03A0" w:rsidRDefault="00CA6469" w:rsidP="007C03A0"/>
    <w:p w14:paraId="174A4286" w14:textId="66031070" w:rsidR="00F805B1" w:rsidRDefault="00F805B1" w:rsidP="00F805B1">
      <w:pPr>
        <w:pStyle w:val="Heading3"/>
      </w:pPr>
      <w:bookmarkStart w:id="71" w:name="_Toc105430002"/>
      <w:bookmarkStart w:id="72" w:name="_Toc109421160"/>
      <w:r>
        <w:lastRenderedPageBreak/>
        <w:t>PYTHON IN NATURAL LANGUAGE PROCESSING</w:t>
      </w:r>
      <w:bookmarkEnd w:id="71"/>
      <w:bookmarkEnd w:id="72"/>
    </w:p>
    <w:p w14:paraId="42450ED4" w14:textId="13AEEB90" w:rsidR="00932DD9" w:rsidRDefault="00932DD9" w:rsidP="00D41F02">
      <w:r>
        <w:t>Python is an excellent high-level programming language for programmers because of its clean, simple, and explicit rules.</w:t>
      </w:r>
      <w:r w:rsidR="00005BE8" w:rsidRPr="00005BE8">
        <w:t xml:space="preserve"> Python is a</w:t>
      </w:r>
      <w:r w:rsidR="00CA6469">
        <w:t>n excellen</w:t>
      </w:r>
      <w:r w:rsidR="00005BE8" w:rsidRPr="00005BE8">
        <w:t xml:space="preserve">t choice </w:t>
      </w:r>
      <w:r w:rsidR="00CA6469">
        <w:t>for developing</w:t>
      </w:r>
      <w:r w:rsidR="00005BE8" w:rsidRPr="00005BE8">
        <w:t xml:space="preserve"> this chatbot</w:t>
      </w:r>
      <w:r w:rsidR="00CA6469">
        <w:t xml:space="preserve"> because</w:t>
      </w:r>
      <w:r w:rsidR="00005BE8" w:rsidRPr="00005BE8">
        <w:t xml:space="preserve"> it has </w:t>
      </w:r>
      <w:r w:rsidR="00CA6469">
        <w:t>much</w:t>
      </w:r>
      <w:r w:rsidR="00005BE8" w:rsidRPr="00005BE8">
        <w:t xml:space="preserve"> third-party expansion library support</w:t>
      </w:r>
      <w:r w:rsidR="00CA6469">
        <w:t>.</w:t>
      </w:r>
      <w:r w:rsidR="00005BE8" w:rsidRPr="00005BE8">
        <w:t xml:space="preserve"> </w:t>
      </w:r>
      <w:r w:rsidR="00CA6469" w:rsidRPr="00005BE8">
        <w:t>T</w:t>
      </w:r>
      <w:r w:rsidR="00005BE8" w:rsidRPr="00005BE8">
        <w:t>h</w:t>
      </w:r>
      <w:r w:rsidR="00CA6469">
        <w:t>e libraries</w:t>
      </w:r>
      <w:r w:rsidR="00005BE8" w:rsidRPr="00005BE8">
        <w:t xml:space="preserve"> </w:t>
      </w:r>
      <w:r w:rsidR="00CA6469">
        <w:t>make it</w:t>
      </w:r>
      <w:r w:rsidR="00005BE8" w:rsidRPr="00005BE8">
        <w:t xml:space="preserve"> </w:t>
      </w:r>
      <w:r w:rsidR="00CA6469">
        <w:t>versatile</w:t>
      </w:r>
      <w:r w:rsidR="00005BE8" w:rsidRPr="00005BE8">
        <w:t xml:space="preserve"> in machine learning, artificial intelligence, natural language processing, and other fields</w:t>
      </w:r>
      <w:r w:rsidR="00451F0A" w:rsidRPr="00451F0A">
        <w:t>.</w:t>
      </w:r>
      <w:sdt>
        <w:sdtPr>
          <w:rPr>
            <w:color w:val="000000"/>
          </w:rPr>
          <w:tag w:val="MENDELEY_CITATION_v3_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"/>
          <w:id w:val="-940913962"/>
          <w:placeholder>
            <w:docPart w:val="D08871DD042344EDB815FD26678C9673"/>
          </w:placeholder>
        </w:sdtPr>
        <w:sdtContent>
          <w:r w:rsidR="00CA6469">
            <w:rPr>
              <w:color w:val="000000"/>
            </w:rPr>
            <w:t xml:space="preserve"> </w:t>
          </w:r>
          <w:r w:rsidR="000E6715" w:rsidRPr="000E6715">
            <w:rPr>
              <w:color w:val="000000"/>
            </w:rPr>
            <w:t>(Mishra, 2019)</w:t>
          </w:r>
        </w:sdtContent>
      </w:sdt>
    </w:p>
    <w:p w14:paraId="6E56AAE3" w14:textId="238E58EF" w:rsidR="00932DD9" w:rsidRDefault="00932DD9" w:rsidP="00D41F02">
      <w:r>
        <w:t>The Natural Language Toolkit (NLTK) is a popular python library used mainly for natural language processing. Natural Language Toolkit is a python package that can swiftly and e</w:t>
      </w:r>
      <w:r w:rsidR="00CA6469">
        <w:t>fficient</w:t>
      </w:r>
      <w:r>
        <w:t xml:space="preserve">ly process Natural Language text. The library </w:t>
      </w:r>
      <w:r w:rsidR="00CA6469">
        <w:t>originates</w:t>
      </w:r>
      <w:r>
        <w:t xml:space="preserve"> </w:t>
      </w:r>
      <w:r w:rsidR="00CA6469">
        <w:t>from</w:t>
      </w:r>
      <w:r>
        <w:t xml:space="preserve"> the </w:t>
      </w:r>
      <w:r w:rsidR="00CA6469">
        <w:t>U</w:t>
      </w:r>
      <w:r>
        <w:t xml:space="preserve">niversity of Pennsylvania as a natural language processing research and teaching tool. </w:t>
      </w:r>
      <w:sdt>
        <w:sdtPr>
          <w:tag w:val="MENDELEY_CITATION_v3_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"/>
          <w:id w:val="-1870514930"/>
          <w:placeholder>
            <w:docPart w:val="D08871DD042344EDB815FD26678C9673"/>
          </w:placeholder>
        </w:sdtPr>
        <w:sdtContent>
          <w:r w:rsidR="000E6715">
            <w:rPr>
              <w:rFonts w:eastAsia="Times New Roman"/>
            </w:rPr>
            <w:t>(M. Wang &amp; Hu, 2021)</w:t>
          </w:r>
        </w:sdtContent>
      </w:sdt>
    </w:p>
    <w:p w14:paraId="0DE6B86F" w14:textId="77777777" w:rsidR="00932DD9" w:rsidRDefault="00932DD9" w:rsidP="00D41F02">
      <w:r>
        <w:t xml:space="preserve">Natural Language Toolkit also includes an active discussion forum, as well as an easy-to-use interface with over 50 corpora and lexical resources like WordNet, as well as a suite of text processing libraries for classification, tokenization, stemming, tagging, parsing, and semantic reasoning, wrappers for industrial-strength Natural Language Processing libraries. </w:t>
      </w:r>
    </w:p>
    <w:p w14:paraId="1E9A8244" w14:textId="7A0EF681" w:rsidR="00932DD9" w:rsidRPr="00932DD9" w:rsidRDefault="00932DD9" w:rsidP="00D41F02">
      <w:r>
        <w:t xml:space="preserve">It can perform secondary processing of the processing results in conjunction with </w:t>
      </w:r>
      <w:r w:rsidR="00BB0952">
        <w:t>p</w:t>
      </w:r>
      <w:r>
        <w:t>ython</w:t>
      </w:r>
      <w:r w:rsidR="00CE7D09">
        <w:t>'</w:t>
      </w:r>
      <w:r>
        <w:t>s st</w:t>
      </w:r>
      <w:r w:rsidR="00CA6469">
        <w:t>andard soli</w:t>
      </w:r>
      <w:r>
        <w:t>d library and other third-party libraries. It gives a good foundation for working with complicated text. Because the Natural Language Toolkit is not a standard python library,</w:t>
      </w:r>
      <w:r w:rsidR="00CA6469">
        <w:t xml:space="preserve"> the programmer has to download it before use</w:t>
      </w:r>
      <w:r>
        <w:t>.</w:t>
      </w:r>
    </w:p>
    <w:p w14:paraId="1DEF6E4E" w14:textId="7480BF31" w:rsidR="00F805B1" w:rsidRDefault="00F805B1" w:rsidP="00F805B1">
      <w:pPr>
        <w:pStyle w:val="Heading3"/>
      </w:pPr>
      <w:bookmarkStart w:id="73" w:name="_Toc105430003"/>
      <w:bookmarkStart w:id="74" w:name="_Toc109421161"/>
      <w:r>
        <w:t>PYTHON IN SPEECH</w:t>
      </w:r>
      <w:r w:rsidR="00CA6469">
        <w:t>-TO-</w:t>
      </w:r>
      <w:r>
        <w:t>TEXT RECOGNITION</w:t>
      </w:r>
      <w:bookmarkEnd w:id="73"/>
      <w:bookmarkEnd w:id="74"/>
    </w:p>
    <w:p w14:paraId="288B3124" w14:textId="2E9B3B69" w:rsidR="00932DD9" w:rsidRDefault="00932DD9" w:rsidP="00D41F02">
      <w:r>
        <w:t>To implement speech</w:t>
      </w:r>
      <w:r w:rsidR="00CA6469">
        <w:t>-to-</w:t>
      </w:r>
      <w:r>
        <w:t xml:space="preserve">text recognition, </w:t>
      </w:r>
      <w:r w:rsidR="00CA6469">
        <w:t xml:space="preserve">use </w:t>
      </w:r>
      <w:r>
        <w:t xml:space="preserve">a python library named SpeechPy. SpeechPy is a python library that includes speech preparation techniques, speech features, and </w:t>
      </w:r>
      <w:r w:rsidR="00CA6469">
        <w:t>necessary</w:t>
      </w:r>
      <w:r>
        <w:t xml:space="preserve"> post-processing procedures. It includes the most often used speech features, such as Mel-Frequency </w:t>
      </w:r>
      <w:r w:rsidR="00FC57B3">
        <w:t>Cestrum</w:t>
      </w:r>
      <w:r w:rsidR="00CE7D09">
        <w:t>'</w:t>
      </w:r>
      <w:r w:rsidR="00FC57B3">
        <w:t>s</w:t>
      </w:r>
      <w:r>
        <w:t xml:space="preserve"> and filter bank energies, a</w:t>
      </w:r>
      <w:r w:rsidR="00CA6469">
        <w:t>nd</w:t>
      </w:r>
      <w:r>
        <w:t xml:space="preserve"> the log-energy of </w:t>
      </w:r>
      <w:r w:rsidR="00FC57B3">
        <w:t>filter banks</w:t>
      </w:r>
      <w:r>
        <w:t xml:space="preserve">. </w:t>
      </w:r>
      <w:sdt>
        <w:sdtPr>
          <w:rPr>
            <w:color w:val="000000"/>
          </w:rPr>
          <w:tag w:val="MENDELEY_CITATION_v3_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"/>
          <w:id w:val="1842432076"/>
          <w:placeholder>
            <w:docPart w:val="65439C85B54F4179A8826A3C9B1D35A6"/>
          </w:placeholder>
        </w:sdtPr>
        <w:sdtContent>
          <w:r w:rsidR="000E6715" w:rsidRPr="000E6715">
            <w:rPr>
              <w:color w:val="000000"/>
            </w:rPr>
            <w:t>(</w:t>
          </w:r>
          <w:proofErr w:type="spellStart"/>
          <w:r w:rsidR="000E6715" w:rsidRPr="000E6715">
            <w:rPr>
              <w:color w:val="000000"/>
            </w:rPr>
            <w:t>Torfi</w:t>
          </w:r>
          <w:proofErr w:type="spellEnd"/>
          <w:r w:rsidR="000E6715" w:rsidRPr="000E6715">
            <w:rPr>
              <w:color w:val="000000"/>
            </w:rPr>
            <w:t>, 2018)</w:t>
          </w:r>
        </w:sdtContent>
      </w:sdt>
    </w:p>
    <w:p w14:paraId="7EE904A5" w14:textId="229D406E" w:rsidR="00932DD9" w:rsidRDefault="00932DD9" w:rsidP="00D41F02">
      <w:r>
        <w:t>The package</w:t>
      </w:r>
      <w:r w:rsidR="00CA6469">
        <w:t xml:space="preserve"> aim</w:t>
      </w:r>
      <w:r>
        <w:t>s to give academics a</w:t>
      </w:r>
      <w:r w:rsidR="00CA6469">
        <w:t>n essential</w:t>
      </w:r>
      <w:r>
        <w:t xml:space="preserve"> tool for extracting and processing speech features in applications like Automatic Speech Recognition and Speaker Verification. SpeechPy meet</w:t>
      </w:r>
      <w:r w:rsidR="00CA6469">
        <w:t>s</w:t>
      </w:r>
      <w:r>
        <w:t xml:space="preserve"> the requirements</w:t>
      </w:r>
      <w:r w:rsidR="00CA6469">
        <w:t xml:space="preserve"> needed</w:t>
      </w:r>
      <w:r>
        <w:t>. It includes the most often utilized speech elements a</w:t>
      </w:r>
      <w:r w:rsidR="00CA6469">
        <w:t>nd</w:t>
      </w:r>
      <w:r>
        <w:t xml:space="preserve"> the most important pre and post</w:t>
      </w:r>
      <w:r w:rsidR="00CA6469">
        <w:t>-</w:t>
      </w:r>
      <w:r>
        <w:t xml:space="preserve">processing processes. </w:t>
      </w:r>
      <w:sdt>
        <w:sdtPr>
          <w:rPr>
            <w:color w:val="000000"/>
          </w:rPr>
          <w:tag w:val="MENDELEY_CITATION_v3_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"/>
          <w:id w:val="332653182"/>
          <w:placeholder>
            <w:docPart w:val="65439C85B54F4179A8826A3C9B1D35A6"/>
          </w:placeholder>
        </w:sdtPr>
        <w:sdtContent>
          <w:r w:rsidR="000E6715" w:rsidRPr="000E6715">
            <w:rPr>
              <w:color w:val="000000"/>
            </w:rPr>
            <w:t>(Dhruv et al., 2021)</w:t>
          </w:r>
        </w:sdtContent>
      </w:sdt>
    </w:p>
    <w:p w14:paraId="4E5874E3" w14:textId="34B7515A" w:rsidR="00932DD9" w:rsidRPr="00932DD9" w:rsidRDefault="00932DD9" w:rsidP="00D41F02">
      <w:r>
        <w:lastRenderedPageBreak/>
        <w:t>The software is available for free as open-source software. SpeechPy</w:t>
      </w:r>
      <w:r w:rsidR="00CA6469">
        <w:t xml:space="preserve"> is well</w:t>
      </w:r>
      <w:r w:rsidR="00A4256B">
        <w:t>-known for</w:t>
      </w:r>
      <w:r>
        <w:t xml:space="preserve"> continuous integration for instant error checking and change validity.</w:t>
      </w:r>
    </w:p>
    <w:p w14:paraId="6970497C" w14:textId="04245500" w:rsidR="00144206" w:rsidRDefault="00144206" w:rsidP="00FE68D7">
      <w:pPr>
        <w:pStyle w:val="Heading2"/>
      </w:pPr>
      <w:bookmarkStart w:id="75" w:name="_Toc105430004"/>
      <w:bookmarkStart w:id="76" w:name="_Toc109421162"/>
      <w:r>
        <w:t>REVIEW OF EXISTING SYSTEMS</w:t>
      </w:r>
      <w:bookmarkEnd w:id="75"/>
      <w:bookmarkEnd w:id="76"/>
    </w:p>
    <w:p w14:paraId="00DDA57D" w14:textId="0AACBDFD" w:rsidR="00932DD9" w:rsidRPr="00932DD9" w:rsidRDefault="00932DD9" w:rsidP="00D41F02">
      <w:r>
        <w:t>This section will be discussing a review of some bible applications already existing and are in mass circulation. There are various mobile bible applications available for use across several platforms. This study will be looking at a few of such applications.</w:t>
      </w:r>
    </w:p>
    <w:p w14:paraId="0B05BF4F" w14:textId="05BF359E" w:rsidR="002E4693" w:rsidRDefault="002E4693" w:rsidP="004E5783">
      <w:pPr>
        <w:pStyle w:val="Heading3"/>
      </w:pPr>
      <w:bookmarkStart w:id="77" w:name="_Toc105430005"/>
      <w:bookmarkStart w:id="78" w:name="_Toc109421163"/>
      <w:r>
        <w:t>YOU VERSION BIBLE APPLICATION</w:t>
      </w:r>
      <w:bookmarkEnd w:id="77"/>
      <w:bookmarkEnd w:id="78"/>
    </w:p>
    <w:p w14:paraId="6E08BBAD" w14:textId="1378ACF7" w:rsidR="00932DD9" w:rsidRDefault="00932DD9" w:rsidP="00D41F02">
      <w:r>
        <w:t>You version is an online and mobile application founded by Bobby Gruenewald and Life church in 2008. It is available across the android, windows, and iOS platforms. According to YOUVERSION, in 2020, the application will feature 2062 bible versions in 1372 languages. The application uses an algorithm that recommends scripture based on the already set principles and rules for the application. The algorithm also helps guide scriptures based on user experience.</w:t>
      </w:r>
    </w:p>
    <w:p w14:paraId="23B99295" w14:textId="77777777" w:rsidR="00932DD9" w:rsidRDefault="00932DD9" w:rsidP="00932DD9">
      <w:pPr>
        <w:keepNext/>
        <w:jc w:val="center"/>
      </w:pPr>
      <w:r>
        <w:rPr>
          <w:noProof/>
        </w:rPr>
        <w:drawing>
          <wp:inline distT="0" distB="0" distL="0" distR="0" wp14:anchorId="5B19063A" wp14:editId="3CB25F24">
            <wp:extent cx="5114925" cy="2924175"/>
            <wp:effectExtent l="0" t="0" r="9525" b="9525"/>
            <wp:docPr id="2" name="Picture 2" descr="Bible App Review: YouVersion for Android &amp; iOS - ChristianByt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ible App Review: YouVersion for Android &amp; iOS - ChristianBytes.com"/>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925" cy="2924175"/>
                    </a:xfrm>
                    <a:prstGeom prst="rect">
                      <a:avLst/>
                    </a:prstGeom>
                    <a:noFill/>
                    <a:ln>
                      <a:noFill/>
                    </a:ln>
                  </pic:spPr>
                </pic:pic>
              </a:graphicData>
            </a:graphic>
          </wp:inline>
        </w:drawing>
      </w:r>
    </w:p>
    <w:p w14:paraId="6C40D246" w14:textId="17904CE9" w:rsidR="00932DD9" w:rsidRPr="005622B7" w:rsidRDefault="00932DD9" w:rsidP="00932DD9">
      <w:pPr>
        <w:ind w:left="2160" w:firstLine="720"/>
        <w:rPr>
          <w:b/>
          <w:bCs/>
        </w:rPr>
      </w:pPr>
      <w:bookmarkStart w:id="79" w:name="_Toc105430753"/>
      <w:bookmarkStart w:id="80" w:name="_Toc106290770"/>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2</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4</w:t>
      </w:r>
      <w:r w:rsidRPr="005622B7">
        <w:rPr>
          <w:b/>
          <w:bCs/>
          <w:noProof/>
        </w:rPr>
        <w:fldChar w:fldCharType="end"/>
      </w:r>
      <w:r w:rsidRPr="005622B7">
        <w:rPr>
          <w:b/>
          <w:bCs/>
        </w:rPr>
        <w:t xml:space="preserve">:YouVersion </w:t>
      </w:r>
      <w:proofErr w:type="spellStart"/>
      <w:r w:rsidRPr="005622B7">
        <w:rPr>
          <w:b/>
          <w:bCs/>
        </w:rPr>
        <w:t>BibleApp</w:t>
      </w:r>
      <w:bookmarkEnd w:id="79"/>
      <w:bookmarkEnd w:id="80"/>
      <w:proofErr w:type="spellEnd"/>
    </w:p>
    <w:p w14:paraId="15E33D92" w14:textId="49BDC2FC" w:rsidR="00A4256B" w:rsidRDefault="00A4256B" w:rsidP="00932DD9">
      <w:pPr>
        <w:ind w:left="2160" w:firstLine="720"/>
      </w:pPr>
    </w:p>
    <w:p w14:paraId="0FEE1930" w14:textId="77777777" w:rsidR="00A4256B" w:rsidRPr="00932DD9" w:rsidRDefault="00A4256B" w:rsidP="00932DD9">
      <w:pPr>
        <w:ind w:left="2160" w:firstLine="720"/>
      </w:pPr>
    </w:p>
    <w:p w14:paraId="5A0C6C01" w14:textId="59BD0C6D" w:rsidR="002E4693" w:rsidRDefault="002E4693" w:rsidP="004E5783">
      <w:pPr>
        <w:pStyle w:val="Heading3"/>
      </w:pPr>
      <w:bookmarkStart w:id="81" w:name="_Toc105430006"/>
      <w:bookmarkStart w:id="82" w:name="_Toc109421164"/>
      <w:r>
        <w:lastRenderedPageBreak/>
        <w:t>BLUE LETTER BIBLE APPLICATION</w:t>
      </w:r>
      <w:bookmarkEnd w:id="81"/>
      <w:bookmarkEnd w:id="82"/>
    </w:p>
    <w:p w14:paraId="44929075" w14:textId="376D57F8" w:rsidR="00932DD9" w:rsidRDefault="00005BE8" w:rsidP="00D41F02">
      <w:r w:rsidRPr="00005BE8">
        <w:t xml:space="preserve">The 1995-founded Blue Letter Bible App is a study tool that claims to </w:t>
      </w:r>
      <w:r w:rsidR="00A4256B">
        <w:t>do</w:t>
      </w:r>
      <w:r w:rsidRPr="00005BE8">
        <w:t xml:space="preserve"> reading, researching</w:t>
      </w:r>
      <w:r w:rsidR="00A4256B">
        <w:t>,</w:t>
      </w:r>
      <w:r w:rsidRPr="00005BE8">
        <w:t xml:space="preserve"> and studying the Bible simpl</w:t>
      </w:r>
      <w:r w:rsidR="00A4256B">
        <w:t>y</w:t>
      </w:r>
      <w:r w:rsidRPr="00005BE8">
        <w:t xml:space="preserve"> and pleasurable. Strong concordances for the entire Bible are supported, along with 12 English Bible translations with integrated study resources, including </w:t>
      </w:r>
      <w:r w:rsidR="00CE7D09">
        <w:t>"</w:t>
      </w:r>
      <w:proofErr w:type="spellStart"/>
      <w:r w:rsidRPr="00005BE8">
        <w:t>Gesenius</w:t>
      </w:r>
      <w:proofErr w:type="spellEnd"/>
      <w:r w:rsidRPr="00005BE8">
        <w:t xml:space="preserve"> Lexicon</w:t>
      </w:r>
      <w:r w:rsidR="00CE7D09">
        <w:t>"</w:t>
      </w:r>
      <w:r w:rsidRPr="00005BE8">
        <w:t xml:space="preserve"> for the Old Testament and </w:t>
      </w:r>
      <w:r w:rsidR="00CE7D09">
        <w:t>"</w:t>
      </w:r>
      <w:r w:rsidRPr="00005BE8">
        <w:t>Thayer</w:t>
      </w:r>
      <w:r w:rsidR="00CE7D09">
        <w:t>'</w:t>
      </w:r>
      <w:r w:rsidRPr="00005BE8">
        <w:t>s Lexicon</w:t>
      </w:r>
      <w:r w:rsidR="00CE7D09">
        <w:t>"</w:t>
      </w:r>
      <w:r w:rsidRPr="00005BE8">
        <w:t xml:space="preserve"> for the New Testament</w:t>
      </w:r>
      <w:r w:rsidR="00932DD9">
        <w:t>. The application is free to download and has no ads or in-app purchases. The application is available for download only on the iOS and Android platforms. One of the unique features of this app is the ability to provide a way to take notes, either on a specific verse or just a general note, with another command to make various notebooks.</w:t>
      </w:r>
    </w:p>
    <w:p w14:paraId="349C0A99" w14:textId="77777777" w:rsidR="00D75F0F" w:rsidRDefault="00932DD9" w:rsidP="00D75F0F">
      <w:pPr>
        <w:keepNext/>
      </w:pPr>
      <w:r>
        <w:rPr>
          <w:noProof/>
        </w:rPr>
        <w:drawing>
          <wp:inline distT="0" distB="0" distL="0" distR="0" wp14:anchorId="56F6E0C7" wp14:editId="68782DB7">
            <wp:extent cx="5943600" cy="4000500"/>
            <wp:effectExtent l="0" t="0" r="0" b="0"/>
            <wp:docPr id="5" name="Picture 5" descr="Blue Letter Bible App Review for Android &amp; iOS - ChristianByt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lue Letter Bible App Review for Android &amp; iOS - ChristianBytes.com"/>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0DBA9ECF" w14:textId="05AEB47B" w:rsidR="00932DD9" w:rsidRPr="005622B7" w:rsidRDefault="00D75F0F" w:rsidP="00D75F0F">
      <w:pPr>
        <w:ind w:left="2880"/>
        <w:rPr>
          <w:b/>
          <w:bCs/>
        </w:rPr>
      </w:pPr>
      <w:bookmarkStart w:id="83" w:name="_Toc105430754"/>
      <w:bookmarkStart w:id="84" w:name="_Toc106290771"/>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2</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5</w:t>
      </w:r>
      <w:r w:rsidRPr="005622B7">
        <w:rPr>
          <w:b/>
          <w:bCs/>
          <w:noProof/>
        </w:rPr>
        <w:fldChar w:fldCharType="end"/>
      </w:r>
      <w:r w:rsidRPr="005622B7">
        <w:rPr>
          <w:b/>
          <w:bCs/>
        </w:rPr>
        <w:t xml:space="preserve">:Blue Letter </w:t>
      </w:r>
      <w:proofErr w:type="spellStart"/>
      <w:r w:rsidRPr="005622B7">
        <w:rPr>
          <w:b/>
          <w:bCs/>
        </w:rPr>
        <w:t>BibleApp</w:t>
      </w:r>
      <w:bookmarkEnd w:id="83"/>
      <w:bookmarkEnd w:id="84"/>
      <w:proofErr w:type="spellEnd"/>
    </w:p>
    <w:p w14:paraId="7C02CCD3" w14:textId="2DDC96B8" w:rsidR="002E4693" w:rsidRDefault="004E5783" w:rsidP="004E5783">
      <w:pPr>
        <w:pStyle w:val="Heading3"/>
      </w:pPr>
      <w:bookmarkStart w:id="85" w:name="_Toc105430007"/>
      <w:bookmarkStart w:id="86" w:name="_Toc109421165"/>
      <w:r>
        <w:t>OLIVE TREE BIBLE SOFTWARE</w:t>
      </w:r>
      <w:bookmarkEnd w:id="85"/>
      <w:bookmarkEnd w:id="86"/>
    </w:p>
    <w:p w14:paraId="028EDE79" w14:textId="3EE8722D" w:rsidR="00D75F0F" w:rsidRDefault="00D75F0F" w:rsidP="00D41F02">
      <w:r>
        <w:t xml:space="preserve">Olive tree bible software is an application famous for being a very friendly and easy user interface program. The application provides supporting resources with a special unique feature of </w:t>
      </w:r>
      <w:r>
        <w:lastRenderedPageBreak/>
        <w:t>highlighting a word</w:t>
      </w:r>
      <w:r w:rsidR="00A4256B">
        <w:t>, bringing out its contrasting relation to other scriptures,</w:t>
      </w:r>
      <w:r>
        <w:t xml:space="preserve"> and explaining it further. It can also recommend scriptures, spot search, and offer them in various languages. The app</w:t>
      </w:r>
      <w:r w:rsidR="00CE7D09">
        <w:t>'</w:t>
      </w:r>
      <w:r>
        <w:t xml:space="preserve">s algorithm </w:t>
      </w:r>
      <w:r w:rsidR="00A4256B">
        <w:t>design is</w:t>
      </w:r>
      <w:r>
        <w:t xml:space="preserve"> in a</w:t>
      </w:r>
      <w:r w:rsidR="00A4256B">
        <w:t xml:space="preserve"> way it</w:t>
      </w:r>
      <w:r>
        <w:t xml:space="preserve"> recommend</w:t>
      </w:r>
      <w:r w:rsidR="00A4256B">
        <w:t>s</w:t>
      </w:r>
      <w:r>
        <w:t xml:space="preserve"> as the user goes away, where it recommends based on the user</w:t>
      </w:r>
      <w:r w:rsidR="00CE7D09">
        <w:t>'</w:t>
      </w:r>
      <w:r>
        <w:t>s session over a period. Available on the iOS, Windows, and Android platforms.</w:t>
      </w:r>
    </w:p>
    <w:p w14:paraId="7C24A597" w14:textId="77777777" w:rsidR="00D75F0F" w:rsidRDefault="00D75F0F" w:rsidP="00D75F0F">
      <w:pPr>
        <w:keepNext/>
      </w:pPr>
      <w:r>
        <w:rPr>
          <w:noProof/>
        </w:rPr>
        <w:drawing>
          <wp:inline distT="0" distB="0" distL="0" distR="0" wp14:anchorId="43BB867F" wp14:editId="3F023D4A">
            <wp:extent cx="5943600" cy="5762625"/>
            <wp:effectExtent l="0" t="0" r="0" b="9525"/>
            <wp:docPr id="6" name="Picture 6" descr="Olive Tree Bible Softwar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live Tree Bible Software [Review]"/>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762625"/>
                    </a:xfrm>
                    <a:prstGeom prst="rect">
                      <a:avLst/>
                    </a:prstGeom>
                    <a:noFill/>
                    <a:ln>
                      <a:noFill/>
                    </a:ln>
                  </pic:spPr>
                </pic:pic>
              </a:graphicData>
            </a:graphic>
          </wp:inline>
        </w:drawing>
      </w:r>
    </w:p>
    <w:p w14:paraId="17A1B39F" w14:textId="65E3304A" w:rsidR="00D75F0F" w:rsidRPr="005622B7" w:rsidRDefault="00D75F0F" w:rsidP="00D75F0F">
      <w:pPr>
        <w:ind w:left="2160" w:firstLine="720"/>
        <w:rPr>
          <w:b/>
          <w:bCs/>
        </w:rPr>
      </w:pPr>
      <w:bookmarkStart w:id="87" w:name="_Toc105430755"/>
      <w:bookmarkStart w:id="88" w:name="_Toc106290772"/>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2</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6</w:t>
      </w:r>
      <w:r w:rsidRPr="005622B7">
        <w:rPr>
          <w:b/>
          <w:bCs/>
          <w:noProof/>
        </w:rPr>
        <w:fldChar w:fldCharType="end"/>
      </w:r>
      <w:r w:rsidRPr="005622B7">
        <w:rPr>
          <w:b/>
          <w:bCs/>
        </w:rPr>
        <w:t>:Olive Tree Bible Software</w:t>
      </w:r>
      <w:bookmarkEnd w:id="87"/>
      <w:bookmarkEnd w:id="88"/>
    </w:p>
    <w:p w14:paraId="4B757C1E" w14:textId="77777777" w:rsidR="00183698" w:rsidRDefault="00183698" w:rsidP="00D75F0F">
      <w:pPr>
        <w:ind w:left="2160" w:firstLine="720"/>
      </w:pPr>
    </w:p>
    <w:p w14:paraId="1D521248" w14:textId="13C82151" w:rsidR="00950EEA" w:rsidRDefault="00950EEA" w:rsidP="00950EEA">
      <w:pPr>
        <w:pStyle w:val="Heading3"/>
      </w:pPr>
      <w:bookmarkStart w:id="89" w:name="_Toc105430008"/>
      <w:bookmarkStart w:id="90" w:name="_Toc109421166"/>
      <w:r>
        <w:lastRenderedPageBreak/>
        <w:t>ACCORDANCE BIBLE APPLICATION</w:t>
      </w:r>
      <w:bookmarkEnd w:id="89"/>
      <w:bookmarkEnd w:id="90"/>
    </w:p>
    <w:p w14:paraId="46ED19DA" w14:textId="592A3CC2" w:rsidR="00950EEA" w:rsidRDefault="00950EEA" w:rsidP="00D41F02">
      <w:r>
        <w:t>Accordance is a mobile bible study program initially written exclusively for the Mac OS</w:t>
      </w:r>
      <w:r w:rsidR="00A4256B">
        <w:t>. However, i</w:t>
      </w:r>
      <w:r>
        <w:t xml:space="preserve">t is now available on the iOS, windows, and android platforms developed by </w:t>
      </w:r>
      <w:r w:rsidR="00A4256B">
        <w:t xml:space="preserve">the </w:t>
      </w:r>
      <w:r w:rsidR="00FC57B3">
        <w:t>Oaktree</w:t>
      </w:r>
      <w:r>
        <w:t xml:space="preserve"> software group. It</w:t>
      </w:r>
      <w:r w:rsidR="00A4256B">
        <w:t xml:space="preserve"> originated </w:t>
      </w:r>
      <w:r>
        <w:t>in the year 1988. One unique feature of this app is its speed for searching for scriptures and lookups. The application offers in-app purchases for some of its features, which might be a down part for some users. The system</w:t>
      </w:r>
      <w:r w:rsidR="00CE7D09">
        <w:t>'</w:t>
      </w:r>
      <w:r>
        <w:t>s algorithm is based on the user</w:t>
      </w:r>
      <w:r w:rsidR="00CE7D09">
        <w:t>'</w:t>
      </w:r>
      <w:r>
        <w:t xml:space="preserve">s experience and is customized based on such parameters. It also has other functions like spot search </w:t>
      </w:r>
      <w:r w:rsidR="00AC1812">
        <w:t xml:space="preserve">and </w:t>
      </w:r>
      <w:r>
        <w:t xml:space="preserve">scripture recommendation. This application does not have in-note functionalities unless </w:t>
      </w:r>
      <w:r w:rsidR="00AC1812">
        <w:t xml:space="preserve">the user embeds </w:t>
      </w:r>
      <w:r>
        <w:t>external note-taking application</w:t>
      </w:r>
      <w:r w:rsidR="00AC1812">
        <w:t>s in</w:t>
      </w:r>
      <w:r>
        <w:t>to the app.</w:t>
      </w:r>
    </w:p>
    <w:p w14:paraId="7A6E608F" w14:textId="77777777" w:rsidR="00950EEA" w:rsidRDefault="00950EEA" w:rsidP="00950EEA">
      <w:pPr>
        <w:keepNext/>
      </w:pPr>
      <w:r>
        <w:rPr>
          <w:noProof/>
        </w:rPr>
        <w:drawing>
          <wp:inline distT="0" distB="0" distL="0" distR="0" wp14:anchorId="23342E6B" wp14:editId="5DB45401">
            <wp:extent cx="5838825" cy="2667000"/>
            <wp:effectExtent l="0" t="0" r="9525" b="0"/>
            <wp:docPr id="8" name="Picture 8" descr="In which I finally try out Accordance Bible Software for Mac (new version  10!) – Words on the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 which I finally try out Accordance Bible Software for Mac (new version  10!) – Words on the Wor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8825" cy="2667000"/>
                    </a:xfrm>
                    <a:prstGeom prst="rect">
                      <a:avLst/>
                    </a:prstGeom>
                    <a:noFill/>
                    <a:ln>
                      <a:noFill/>
                    </a:ln>
                  </pic:spPr>
                </pic:pic>
              </a:graphicData>
            </a:graphic>
          </wp:inline>
        </w:drawing>
      </w:r>
    </w:p>
    <w:p w14:paraId="7FB2E249" w14:textId="1EB9BC34" w:rsidR="00950EEA" w:rsidRPr="005622B7" w:rsidRDefault="00950EEA" w:rsidP="000C6DC9">
      <w:pPr>
        <w:jc w:val="center"/>
        <w:rPr>
          <w:b/>
          <w:bCs/>
        </w:rPr>
      </w:pPr>
      <w:bookmarkStart w:id="91" w:name="_Toc105430756"/>
      <w:bookmarkStart w:id="92" w:name="_Toc106290773"/>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2</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7</w:t>
      </w:r>
      <w:r w:rsidRPr="005622B7">
        <w:rPr>
          <w:b/>
          <w:bCs/>
          <w:noProof/>
        </w:rPr>
        <w:fldChar w:fldCharType="end"/>
      </w:r>
      <w:r w:rsidRPr="005622B7">
        <w:rPr>
          <w:b/>
          <w:bCs/>
        </w:rPr>
        <w:t xml:space="preserve">:Accordance </w:t>
      </w:r>
      <w:proofErr w:type="spellStart"/>
      <w:r w:rsidRPr="005622B7">
        <w:rPr>
          <w:b/>
          <w:bCs/>
        </w:rPr>
        <w:t>BibleApp</w:t>
      </w:r>
      <w:bookmarkEnd w:id="91"/>
      <w:bookmarkEnd w:id="92"/>
      <w:proofErr w:type="spellEnd"/>
    </w:p>
    <w:p w14:paraId="02A1203A" w14:textId="2718C776" w:rsidR="00183698" w:rsidRDefault="00183698" w:rsidP="000C6DC9">
      <w:pPr>
        <w:jc w:val="center"/>
      </w:pPr>
    </w:p>
    <w:p w14:paraId="7CA8BB0D" w14:textId="07378187" w:rsidR="00183698" w:rsidRDefault="00183698" w:rsidP="000C6DC9">
      <w:pPr>
        <w:jc w:val="center"/>
      </w:pPr>
    </w:p>
    <w:p w14:paraId="7770C5E5" w14:textId="4DA77DDC" w:rsidR="00183698" w:rsidRDefault="00183698" w:rsidP="000C6DC9">
      <w:pPr>
        <w:jc w:val="center"/>
      </w:pPr>
    </w:p>
    <w:p w14:paraId="2D944A7F" w14:textId="4F4D83FD" w:rsidR="00183698" w:rsidRDefault="00183698" w:rsidP="000C6DC9">
      <w:pPr>
        <w:jc w:val="center"/>
      </w:pPr>
    </w:p>
    <w:p w14:paraId="6BCD6862" w14:textId="223C0E7B" w:rsidR="00183698" w:rsidRDefault="00183698" w:rsidP="000C6DC9">
      <w:pPr>
        <w:jc w:val="center"/>
      </w:pPr>
    </w:p>
    <w:p w14:paraId="39236189" w14:textId="77777777" w:rsidR="00D41F02" w:rsidRDefault="00D41F02" w:rsidP="00D95EDD"/>
    <w:p w14:paraId="30D7C2C2" w14:textId="77777777" w:rsidR="00183698" w:rsidRDefault="00183698" w:rsidP="000C6DC9">
      <w:pPr>
        <w:jc w:val="center"/>
      </w:pPr>
    </w:p>
    <w:p w14:paraId="3CF62BF4" w14:textId="1A154909" w:rsidR="00641CAA" w:rsidRPr="005622B7" w:rsidRDefault="00641CAA" w:rsidP="00641CAA">
      <w:pPr>
        <w:jc w:val="center"/>
        <w:rPr>
          <w:b/>
          <w:bCs/>
        </w:rPr>
      </w:pPr>
      <w:bookmarkStart w:id="93" w:name="_Toc106291058"/>
      <w:r w:rsidRPr="005622B7">
        <w:rPr>
          <w:b/>
          <w:bCs/>
        </w:rPr>
        <w:t xml:space="preserve">Table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2</w:t>
      </w:r>
      <w:r w:rsidRPr="005622B7">
        <w:rPr>
          <w:b/>
          <w:bCs/>
          <w:noProof/>
        </w:rPr>
        <w:fldChar w:fldCharType="end"/>
      </w:r>
      <w:r w:rsidRPr="005622B7">
        <w:rPr>
          <w:b/>
          <w:bCs/>
        </w:rPr>
        <w:t>.</w:t>
      </w:r>
      <w:r w:rsidRPr="005622B7">
        <w:rPr>
          <w:b/>
          <w:bCs/>
        </w:rPr>
        <w:fldChar w:fldCharType="begin"/>
      </w:r>
      <w:r w:rsidRPr="005622B7">
        <w:rPr>
          <w:b/>
          <w:bCs/>
        </w:rPr>
        <w:instrText xml:space="preserve"> SEQ Table \* ARABIC \s 1 </w:instrText>
      </w:r>
      <w:r w:rsidRPr="005622B7">
        <w:rPr>
          <w:b/>
          <w:bCs/>
        </w:rPr>
        <w:fldChar w:fldCharType="separate"/>
      </w:r>
      <w:r w:rsidR="004A6B4E" w:rsidRPr="005622B7">
        <w:rPr>
          <w:b/>
          <w:bCs/>
          <w:noProof/>
        </w:rPr>
        <w:t>1</w:t>
      </w:r>
      <w:r w:rsidRPr="005622B7">
        <w:rPr>
          <w:b/>
          <w:bCs/>
          <w:noProof/>
        </w:rPr>
        <w:fldChar w:fldCharType="end"/>
      </w:r>
      <w:r w:rsidRPr="005622B7">
        <w:rPr>
          <w:b/>
          <w:bCs/>
        </w:rPr>
        <w:t>:Comparative Review of Existing Bible Apps</w:t>
      </w:r>
      <w:bookmarkEnd w:id="93"/>
    </w:p>
    <w:tbl>
      <w:tblPr>
        <w:tblStyle w:val="TableGrid"/>
        <w:tblW w:w="0" w:type="auto"/>
        <w:tblLayout w:type="fixed"/>
        <w:tblLook w:val="04A0" w:firstRow="1" w:lastRow="0" w:firstColumn="1" w:lastColumn="0" w:noHBand="0" w:noVBand="1"/>
      </w:tblPr>
      <w:tblGrid>
        <w:gridCol w:w="2065"/>
        <w:gridCol w:w="1260"/>
        <w:gridCol w:w="900"/>
        <w:gridCol w:w="1800"/>
        <w:gridCol w:w="1170"/>
        <w:gridCol w:w="647"/>
        <w:gridCol w:w="1508"/>
      </w:tblGrid>
      <w:tr w:rsidR="002430D1" w14:paraId="27126FBF" w14:textId="77777777" w:rsidTr="002430D1">
        <w:tc>
          <w:tcPr>
            <w:tcW w:w="2065" w:type="dxa"/>
          </w:tcPr>
          <w:p w14:paraId="38A70C09" w14:textId="0EDB03A9" w:rsidR="000C6DC9" w:rsidRDefault="000C6DC9" w:rsidP="000C6DC9">
            <w:r>
              <w:rPr>
                <w:rFonts w:cs="Times New Roman"/>
                <w:szCs w:val="24"/>
              </w:rPr>
              <w:t>BIBLE APPLICATIONS</w:t>
            </w:r>
          </w:p>
        </w:tc>
        <w:tc>
          <w:tcPr>
            <w:tcW w:w="1260" w:type="dxa"/>
          </w:tcPr>
          <w:p w14:paraId="7B8599F8" w14:textId="19CF690D" w:rsidR="000C6DC9" w:rsidRDefault="000C6DC9" w:rsidP="000C6DC9">
            <w:r>
              <w:rPr>
                <w:rFonts w:cs="Times New Roman"/>
                <w:szCs w:val="24"/>
              </w:rPr>
              <w:t>DOMAIN</w:t>
            </w:r>
          </w:p>
        </w:tc>
        <w:tc>
          <w:tcPr>
            <w:tcW w:w="900" w:type="dxa"/>
          </w:tcPr>
          <w:p w14:paraId="4F70C417" w14:textId="1F724C91" w:rsidR="000C6DC9" w:rsidRDefault="000C6DC9" w:rsidP="000C6DC9">
            <w:r>
              <w:rPr>
                <w:rFonts w:cs="Times New Roman"/>
                <w:szCs w:val="24"/>
              </w:rPr>
              <w:t>PAID/FREE</w:t>
            </w:r>
          </w:p>
        </w:tc>
        <w:tc>
          <w:tcPr>
            <w:tcW w:w="1800" w:type="dxa"/>
          </w:tcPr>
          <w:p w14:paraId="341F9015" w14:textId="08DF933E" w:rsidR="000C6DC9" w:rsidRDefault="000C6DC9" w:rsidP="000C6DC9">
            <w:r>
              <w:rPr>
                <w:rFonts w:cs="Times New Roman"/>
                <w:szCs w:val="24"/>
              </w:rPr>
              <w:t>SCRIPTURE RECOMMENDATION</w:t>
            </w:r>
          </w:p>
        </w:tc>
        <w:tc>
          <w:tcPr>
            <w:tcW w:w="1170" w:type="dxa"/>
          </w:tcPr>
          <w:p w14:paraId="7B22151A" w14:textId="770A961B" w:rsidR="000C6DC9" w:rsidRDefault="000C6DC9" w:rsidP="000C6DC9">
            <w:pPr>
              <w:spacing w:before="0" w:after="0"/>
              <w:rPr>
                <w:rFonts w:cs="Times New Roman"/>
                <w:b/>
                <w:smallCaps/>
                <w:szCs w:val="24"/>
              </w:rPr>
            </w:pPr>
            <w:r>
              <w:rPr>
                <w:rFonts w:cs="Times New Roman"/>
                <w:szCs w:val="24"/>
              </w:rPr>
              <w:t>SCRIPTURE SEARCH</w:t>
            </w:r>
          </w:p>
          <w:p w14:paraId="39E7346B" w14:textId="77777777" w:rsidR="000C6DC9" w:rsidRDefault="000C6DC9" w:rsidP="000C6DC9"/>
        </w:tc>
        <w:tc>
          <w:tcPr>
            <w:tcW w:w="647" w:type="dxa"/>
          </w:tcPr>
          <w:p w14:paraId="75D2CEF3" w14:textId="4ADBF6AA" w:rsidR="000C6DC9" w:rsidRDefault="000C6DC9" w:rsidP="000C6DC9">
            <w:r>
              <w:rPr>
                <w:rFonts w:cs="Times New Roman"/>
                <w:szCs w:val="24"/>
              </w:rPr>
              <w:t>BIBLE STUDY</w:t>
            </w:r>
          </w:p>
        </w:tc>
        <w:tc>
          <w:tcPr>
            <w:tcW w:w="1508" w:type="dxa"/>
          </w:tcPr>
          <w:p w14:paraId="335A3790" w14:textId="207BCE9D" w:rsidR="000C6DC9" w:rsidRDefault="00414A30" w:rsidP="000C6DC9">
            <w:r>
              <w:t>SPEECH RECOGNITION</w:t>
            </w:r>
          </w:p>
        </w:tc>
      </w:tr>
      <w:tr w:rsidR="002430D1" w14:paraId="30D5CC29" w14:textId="77777777" w:rsidTr="002430D1">
        <w:tc>
          <w:tcPr>
            <w:tcW w:w="2065" w:type="dxa"/>
          </w:tcPr>
          <w:p w14:paraId="0955C376" w14:textId="635E309F" w:rsidR="000C6DC9" w:rsidRDefault="00414A30" w:rsidP="000C6DC9">
            <w:r>
              <w:t>You Version</w:t>
            </w:r>
          </w:p>
        </w:tc>
        <w:tc>
          <w:tcPr>
            <w:tcW w:w="1260" w:type="dxa"/>
          </w:tcPr>
          <w:p w14:paraId="3A384DE0" w14:textId="0065034C" w:rsidR="000C6DC9" w:rsidRDefault="002430D1" w:rsidP="000C6DC9">
            <w:r>
              <w:rPr>
                <w:rFonts w:cs="Times New Roman"/>
                <w:szCs w:val="24"/>
              </w:rPr>
              <w:t>Android, Windows &amp; iOS</w:t>
            </w:r>
          </w:p>
        </w:tc>
        <w:tc>
          <w:tcPr>
            <w:tcW w:w="900" w:type="dxa"/>
          </w:tcPr>
          <w:p w14:paraId="79465B08" w14:textId="77777777" w:rsidR="000C6DC9" w:rsidRDefault="000C6DC9" w:rsidP="000C6DC9"/>
          <w:p w14:paraId="1D105335" w14:textId="47081262" w:rsidR="002430D1" w:rsidRPr="002430D1" w:rsidRDefault="002430D1" w:rsidP="002430D1">
            <w:r>
              <w:t>FREE</w:t>
            </w:r>
          </w:p>
        </w:tc>
        <w:tc>
          <w:tcPr>
            <w:tcW w:w="1800" w:type="dxa"/>
          </w:tcPr>
          <w:p w14:paraId="1654E103" w14:textId="5831BD9F" w:rsidR="000C6DC9" w:rsidRDefault="002430D1" w:rsidP="000C6DC9">
            <w:r>
              <w:t>yes</w:t>
            </w:r>
          </w:p>
        </w:tc>
        <w:tc>
          <w:tcPr>
            <w:tcW w:w="1170" w:type="dxa"/>
          </w:tcPr>
          <w:p w14:paraId="5148F1E0" w14:textId="071030EA" w:rsidR="000C6DC9" w:rsidRDefault="002430D1" w:rsidP="000C6DC9">
            <w:r>
              <w:t>yes</w:t>
            </w:r>
          </w:p>
        </w:tc>
        <w:tc>
          <w:tcPr>
            <w:tcW w:w="647" w:type="dxa"/>
          </w:tcPr>
          <w:p w14:paraId="76740AA5" w14:textId="755298BA" w:rsidR="000C6DC9" w:rsidRDefault="002430D1" w:rsidP="000C6DC9">
            <w:r>
              <w:t>yes</w:t>
            </w:r>
          </w:p>
        </w:tc>
        <w:tc>
          <w:tcPr>
            <w:tcW w:w="1508" w:type="dxa"/>
          </w:tcPr>
          <w:p w14:paraId="5CC947D6" w14:textId="1DDB2B49" w:rsidR="000C6DC9" w:rsidRDefault="00641CAA" w:rsidP="000C6DC9">
            <w:r>
              <w:t>no</w:t>
            </w:r>
          </w:p>
        </w:tc>
      </w:tr>
      <w:tr w:rsidR="002430D1" w14:paraId="671C261B" w14:textId="77777777" w:rsidTr="002430D1">
        <w:tc>
          <w:tcPr>
            <w:tcW w:w="2065" w:type="dxa"/>
          </w:tcPr>
          <w:p w14:paraId="15061E8F" w14:textId="55E595ED" w:rsidR="000C6DC9" w:rsidRDefault="00414A30" w:rsidP="000C6DC9">
            <w:r>
              <w:t>Blue Letter Bible</w:t>
            </w:r>
          </w:p>
        </w:tc>
        <w:tc>
          <w:tcPr>
            <w:tcW w:w="1260" w:type="dxa"/>
          </w:tcPr>
          <w:p w14:paraId="26CF0960" w14:textId="4C4B063C" w:rsidR="000C6DC9" w:rsidRDefault="002430D1" w:rsidP="000C6DC9">
            <w:r>
              <w:rPr>
                <w:rFonts w:cs="Times New Roman"/>
                <w:szCs w:val="24"/>
              </w:rPr>
              <w:t>Android, Windows &amp; iOS</w:t>
            </w:r>
          </w:p>
        </w:tc>
        <w:tc>
          <w:tcPr>
            <w:tcW w:w="900" w:type="dxa"/>
          </w:tcPr>
          <w:p w14:paraId="6FA76EE8" w14:textId="12D99EE7" w:rsidR="000C6DC9" w:rsidRDefault="002430D1" w:rsidP="000C6DC9">
            <w:r>
              <w:t>FREE</w:t>
            </w:r>
          </w:p>
        </w:tc>
        <w:tc>
          <w:tcPr>
            <w:tcW w:w="1800" w:type="dxa"/>
          </w:tcPr>
          <w:p w14:paraId="05569B9E" w14:textId="47414F86" w:rsidR="000C6DC9" w:rsidRDefault="002430D1" w:rsidP="000C6DC9">
            <w:r>
              <w:t>no</w:t>
            </w:r>
          </w:p>
        </w:tc>
        <w:tc>
          <w:tcPr>
            <w:tcW w:w="1170" w:type="dxa"/>
          </w:tcPr>
          <w:p w14:paraId="669CAE13" w14:textId="0B72001C" w:rsidR="000C6DC9" w:rsidRDefault="002430D1" w:rsidP="000C6DC9">
            <w:r>
              <w:t>yes</w:t>
            </w:r>
          </w:p>
        </w:tc>
        <w:tc>
          <w:tcPr>
            <w:tcW w:w="647" w:type="dxa"/>
          </w:tcPr>
          <w:p w14:paraId="23CEF927" w14:textId="20A0F128" w:rsidR="000C6DC9" w:rsidRDefault="002430D1" w:rsidP="000C6DC9">
            <w:r>
              <w:t>yes</w:t>
            </w:r>
          </w:p>
        </w:tc>
        <w:tc>
          <w:tcPr>
            <w:tcW w:w="1508" w:type="dxa"/>
          </w:tcPr>
          <w:p w14:paraId="5639165F" w14:textId="59DD1C72" w:rsidR="000C6DC9" w:rsidRDefault="00641CAA" w:rsidP="000C6DC9">
            <w:r>
              <w:t>no</w:t>
            </w:r>
          </w:p>
        </w:tc>
      </w:tr>
      <w:tr w:rsidR="002430D1" w14:paraId="7F2A3F1C" w14:textId="77777777" w:rsidTr="002430D1">
        <w:tc>
          <w:tcPr>
            <w:tcW w:w="2065" w:type="dxa"/>
          </w:tcPr>
          <w:p w14:paraId="3DEED3B8" w14:textId="1285F58E" w:rsidR="000C6DC9" w:rsidRDefault="002430D1" w:rsidP="000C6DC9">
            <w:r>
              <w:t>Olive Tree Bible</w:t>
            </w:r>
          </w:p>
        </w:tc>
        <w:tc>
          <w:tcPr>
            <w:tcW w:w="1260" w:type="dxa"/>
          </w:tcPr>
          <w:p w14:paraId="0E3D01A1" w14:textId="0A7631A2" w:rsidR="000C6DC9" w:rsidRDefault="002430D1" w:rsidP="000C6DC9">
            <w:r>
              <w:rPr>
                <w:rFonts w:cs="Times New Roman"/>
                <w:szCs w:val="24"/>
              </w:rPr>
              <w:t>Android, Windows &amp; iOS</w:t>
            </w:r>
          </w:p>
        </w:tc>
        <w:tc>
          <w:tcPr>
            <w:tcW w:w="900" w:type="dxa"/>
          </w:tcPr>
          <w:p w14:paraId="5574316A" w14:textId="34ECAB31" w:rsidR="000C6DC9" w:rsidRDefault="002430D1" w:rsidP="000C6DC9">
            <w:r>
              <w:t>FREE</w:t>
            </w:r>
          </w:p>
        </w:tc>
        <w:tc>
          <w:tcPr>
            <w:tcW w:w="1800" w:type="dxa"/>
          </w:tcPr>
          <w:p w14:paraId="659884A0" w14:textId="6AE14DA9" w:rsidR="000C6DC9" w:rsidRDefault="002430D1" w:rsidP="000C6DC9">
            <w:r>
              <w:t>yes</w:t>
            </w:r>
          </w:p>
        </w:tc>
        <w:tc>
          <w:tcPr>
            <w:tcW w:w="1170" w:type="dxa"/>
          </w:tcPr>
          <w:p w14:paraId="2724D527" w14:textId="38FF544B" w:rsidR="000C6DC9" w:rsidRDefault="002430D1" w:rsidP="000C6DC9">
            <w:r>
              <w:t>yes</w:t>
            </w:r>
          </w:p>
        </w:tc>
        <w:tc>
          <w:tcPr>
            <w:tcW w:w="647" w:type="dxa"/>
          </w:tcPr>
          <w:p w14:paraId="4B1209A4" w14:textId="730C9ADA" w:rsidR="000C6DC9" w:rsidRDefault="002430D1" w:rsidP="000C6DC9">
            <w:r>
              <w:t>yes</w:t>
            </w:r>
          </w:p>
        </w:tc>
        <w:tc>
          <w:tcPr>
            <w:tcW w:w="1508" w:type="dxa"/>
          </w:tcPr>
          <w:p w14:paraId="0E08B591" w14:textId="616807C4" w:rsidR="000C6DC9" w:rsidRDefault="00641CAA" w:rsidP="000C6DC9">
            <w:r>
              <w:t>no</w:t>
            </w:r>
          </w:p>
        </w:tc>
      </w:tr>
      <w:tr w:rsidR="002430D1" w14:paraId="5D4A470B" w14:textId="77777777" w:rsidTr="002430D1">
        <w:tc>
          <w:tcPr>
            <w:tcW w:w="2065" w:type="dxa"/>
          </w:tcPr>
          <w:p w14:paraId="12C4014C" w14:textId="257A3DE4" w:rsidR="000C6DC9" w:rsidRDefault="002430D1" w:rsidP="000C6DC9">
            <w:r>
              <w:t xml:space="preserve">Accordance Bible </w:t>
            </w:r>
          </w:p>
        </w:tc>
        <w:tc>
          <w:tcPr>
            <w:tcW w:w="1260" w:type="dxa"/>
          </w:tcPr>
          <w:p w14:paraId="04727849" w14:textId="22F66F2C" w:rsidR="000C6DC9" w:rsidRDefault="002430D1" w:rsidP="000C6DC9">
            <w:r>
              <w:rPr>
                <w:rFonts w:cs="Times New Roman"/>
                <w:szCs w:val="24"/>
              </w:rPr>
              <w:t>Android, Windows &amp; iOS</w:t>
            </w:r>
          </w:p>
        </w:tc>
        <w:tc>
          <w:tcPr>
            <w:tcW w:w="900" w:type="dxa"/>
          </w:tcPr>
          <w:p w14:paraId="367D3A6C" w14:textId="7E362642" w:rsidR="000C6DC9" w:rsidRDefault="00641CAA" w:rsidP="000C6DC9">
            <w:r>
              <w:t>PAID</w:t>
            </w:r>
          </w:p>
        </w:tc>
        <w:tc>
          <w:tcPr>
            <w:tcW w:w="1800" w:type="dxa"/>
          </w:tcPr>
          <w:p w14:paraId="7D371A05" w14:textId="46554EDF" w:rsidR="000C6DC9" w:rsidRDefault="00641CAA" w:rsidP="000C6DC9">
            <w:r>
              <w:t>no</w:t>
            </w:r>
          </w:p>
        </w:tc>
        <w:tc>
          <w:tcPr>
            <w:tcW w:w="1170" w:type="dxa"/>
          </w:tcPr>
          <w:p w14:paraId="45EE3B62" w14:textId="47A16C87" w:rsidR="000C6DC9" w:rsidRDefault="00641CAA" w:rsidP="000C6DC9">
            <w:r>
              <w:t>yes</w:t>
            </w:r>
          </w:p>
        </w:tc>
        <w:tc>
          <w:tcPr>
            <w:tcW w:w="647" w:type="dxa"/>
          </w:tcPr>
          <w:p w14:paraId="5F690B52" w14:textId="72289877" w:rsidR="000C6DC9" w:rsidRDefault="00641CAA" w:rsidP="000C6DC9">
            <w:r>
              <w:t>no</w:t>
            </w:r>
          </w:p>
        </w:tc>
        <w:tc>
          <w:tcPr>
            <w:tcW w:w="1508" w:type="dxa"/>
          </w:tcPr>
          <w:p w14:paraId="5BE43822" w14:textId="58B9D884" w:rsidR="000C6DC9" w:rsidRDefault="00641CAA" w:rsidP="000C6DC9">
            <w:r>
              <w:t>no</w:t>
            </w:r>
          </w:p>
        </w:tc>
      </w:tr>
    </w:tbl>
    <w:p w14:paraId="3116FF99" w14:textId="21017F87" w:rsidR="000C6DC9" w:rsidRDefault="000C6DC9" w:rsidP="000C6DC9"/>
    <w:p w14:paraId="5186199C" w14:textId="38FA6E74" w:rsidR="00641CAA" w:rsidRDefault="00641CAA" w:rsidP="000C6DC9"/>
    <w:p w14:paraId="7A6C197A" w14:textId="201A4626" w:rsidR="00D95EDD" w:rsidRDefault="00D95EDD" w:rsidP="000C6DC9"/>
    <w:p w14:paraId="2B01D7C7" w14:textId="77777777" w:rsidR="00D95EDD" w:rsidRDefault="00D95EDD" w:rsidP="000C6DC9"/>
    <w:p w14:paraId="7E93B775" w14:textId="03F20AD4" w:rsidR="00641CAA" w:rsidRDefault="00641CAA" w:rsidP="000C6DC9"/>
    <w:p w14:paraId="77961C49" w14:textId="4FA028B0" w:rsidR="00641CAA" w:rsidRPr="006E48B7" w:rsidRDefault="002C4F2F" w:rsidP="006E48B7">
      <w:pPr>
        <w:pStyle w:val="Intro-heading"/>
      </w:pPr>
      <w:bookmarkStart w:id="94" w:name="_Toc105430009"/>
      <w:bookmarkStart w:id="95" w:name="_Toc109421167"/>
      <w:r>
        <w:lastRenderedPageBreak/>
        <w:t>CHAPTER THREE</w:t>
      </w:r>
      <w:bookmarkEnd w:id="94"/>
      <w:bookmarkEnd w:id="95"/>
    </w:p>
    <w:p w14:paraId="72488946" w14:textId="77777777" w:rsidR="00D61467" w:rsidRDefault="00757330" w:rsidP="00C47D78">
      <w:pPr>
        <w:pStyle w:val="Heading1"/>
      </w:pPr>
      <w:bookmarkStart w:id="96" w:name="_Toc105430010"/>
      <w:bookmarkStart w:id="97" w:name="_Toc106323843"/>
      <w:bookmarkStart w:id="98" w:name="_Toc106578111"/>
      <w:bookmarkStart w:id="99" w:name="_Toc109421168"/>
      <w:r>
        <w:t>SYSTEM ANALYSIS AND DESIGN</w:t>
      </w:r>
      <w:bookmarkEnd w:id="96"/>
      <w:bookmarkEnd w:id="97"/>
      <w:bookmarkEnd w:id="98"/>
      <w:bookmarkEnd w:id="99"/>
    </w:p>
    <w:p w14:paraId="4BF2F1A6" w14:textId="0CC84E84" w:rsidR="00757330" w:rsidRDefault="00757330" w:rsidP="00D61467">
      <w:pPr>
        <w:pStyle w:val="Heading2"/>
      </w:pPr>
      <w:bookmarkStart w:id="100" w:name="_Toc105430011"/>
      <w:bookmarkStart w:id="101" w:name="_Toc109421169"/>
      <w:r>
        <w:t>I</w:t>
      </w:r>
      <w:r w:rsidR="006E48B7">
        <w:t>NTRODUCTION</w:t>
      </w:r>
      <w:bookmarkEnd w:id="100"/>
      <w:bookmarkEnd w:id="101"/>
    </w:p>
    <w:p w14:paraId="5091D3BF" w14:textId="55ED3A61" w:rsidR="006100D0" w:rsidRDefault="00AC1812" w:rsidP="00D41F02">
      <w:r>
        <w:t xml:space="preserve">This chapter discusses </w:t>
      </w:r>
      <w:r w:rsidR="006100D0">
        <w:t xml:space="preserve">the study and design for the implementation of the application </w:t>
      </w:r>
      <w:r w:rsidR="00CE7D09">
        <w:t>"</w:t>
      </w:r>
      <w:r w:rsidR="006100D0">
        <w:t>Intelligent Bible Chatbot</w:t>
      </w:r>
      <w:r w:rsidR="003267B2">
        <w:t>.</w:t>
      </w:r>
      <w:r w:rsidR="00CE7D09">
        <w:t>"</w:t>
      </w:r>
      <w:r w:rsidR="006100D0">
        <w:t xml:space="preserve"> This chapter will include the system analysis</w:t>
      </w:r>
      <w:r w:rsidR="003267B2">
        <w:t xml:space="preserve"> and design methodology, also known as a Systems Development Life Cycle (SDLC), which will entail </w:t>
      </w:r>
      <w:r w:rsidR="00275BF0">
        <w:t xml:space="preserve">the </w:t>
      </w:r>
      <w:r w:rsidR="003267B2">
        <w:t>development and ongoing maintenance processe</w:t>
      </w:r>
      <w:r w:rsidR="006100D0">
        <w:t xml:space="preserve">s. [ </w:t>
      </w:r>
      <w:sdt>
        <w:sdtPr>
          <w:rPr>
            <w:color w:val="000000"/>
          </w:rPr>
          <w:tag w:val="MENDELEY_CITATION_v3_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"/>
          <w:id w:val="2092493913"/>
          <w:placeholder>
            <w:docPart w:val="922BF1C445654DCDB7E275C8088ADB86"/>
          </w:placeholder>
        </w:sdtPr>
        <w:sdtContent>
          <w:r w:rsidR="000E6715" w:rsidRPr="000E6715">
            <w:rPr>
              <w:color w:val="000000"/>
            </w:rPr>
            <w:t>(Otero, 2018)</w:t>
          </w:r>
        </w:sdtContent>
      </w:sdt>
      <w:r w:rsidR="006100D0">
        <w:t>]</w:t>
      </w:r>
    </w:p>
    <w:p w14:paraId="4C289F44" w14:textId="0C0F511E" w:rsidR="00005BE8" w:rsidRDefault="00005BE8" w:rsidP="00D41F02">
      <w:r w:rsidRPr="00005BE8">
        <w:t>The methodology,</w:t>
      </w:r>
      <w:r w:rsidR="00BC02D3">
        <w:t xml:space="preserve"> </w:t>
      </w:r>
      <w:r w:rsidRPr="00005BE8">
        <w:t xml:space="preserve">requirements, and model used in the system design </w:t>
      </w:r>
      <w:r w:rsidR="00275BF0">
        <w:t>will be discussed</w:t>
      </w:r>
      <w:r w:rsidRPr="00005BE8">
        <w:t xml:space="preserve"> in further detail in this chapte</w:t>
      </w:r>
      <w:r w:rsidR="00275BF0">
        <w:t>r</w:t>
      </w:r>
      <w:r w:rsidR="00CE7D09">
        <w:t>, i</w:t>
      </w:r>
      <w:r w:rsidR="00275BF0">
        <w:rPr>
          <w:i/>
          <w:iCs/>
        </w:rPr>
        <w:t xml:space="preserve">ncluding </w:t>
      </w:r>
      <w:r w:rsidRPr="00005BE8">
        <w:t xml:space="preserve">using UML diagrams </w:t>
      </w:r>
      <w:r w:rsidR="001A1736">
        <w:t>such as</w:t>
      </w:r>
      <w:r w:rsidRPr="00005BE8">
        <w:t xml:space="preserve"> use cases, activity diagrams, sequence diagrams, and entity relationship diagrams.</w:t>
      </w:r>
    </w:p>
    <w:p w14:paraId="7B78E296" w14:textId="009EB18B" w:rsidR="009A68AA" w:rsidRPr="006100D0" w:rsidRDefault="006100D0" w:rsidP="00D41F02">
      <w:r>
        <w:t>T</w:t>
      </w:r>
      <w:r w:rsidR="00292626">
        <w:t>he design process starts by creating an analysis</w:t>
      </w:r>
      <w:r>
        <w:t xml:space="preserve">. This project entails a thorough examination of present systems and the identification of possible research difficulties, as well as the development of a new and improved system. The system design specifications are the next phase. Without the </w:t>
      </w:r>
      <w:r w:rsidR="00292626">
        <w:t>proper</w:t>
      </w:r>
      <w:r>
        <w:t xml:space="preserve"> collection of the needs, the system would not function.</w:t>
      </w:r>
    </w:p>
    <w:p w14:paraId="01F184AF" w14:textId="2267DF00" w:rsidR="00204A38" w:rsidRDefault="00204A38" w:rsidP="00156CDC">
      <w:pPr>
        <w:pStyle w:val="Heading2"/>
      </w:pPr>
      <w:bookmarkStart w:id="102" w:name="_Toc105430012"/>
      <w:bookmarkStart w:id="103" w:name="_Toc109421170"/>
      <w:r>
        <w:t>SYSTEM ARCHITECTURE</w:t>
      </w:r>
      <w:bookmarkEnd w:id="102"/>
      <w:bookmarkEnd w:id="103"/>
    </w:p>
    <w:p w14:paraId="187B705C" w14:textId="36FD9F62" w:rsidR="00A8491A" w:rsidRDefault="00A8491A" w:rsidP="00A8491A">
      <w:pPr>
        <w:rPr>
          <w:szCs w:val="24"/>
        </w:rPr>
      </w:pPr>
      <w:r>
        <w:rPr>
          <w:szCs w:val="24"/>
        </w:rPr>
        <w:t xml:space="preserve">The system architecture is a conceptual framework that specifies how a system is structured, </w:t>
      </w:r>
      <w:r w:rsidR="00292626">
        <w:rPr>
          <w:szCs w:val="24"/>
        </w:rPr>
        <w:t xml:space="preserve">the </w:t>
      </w:r>
      <w:proofErr w:type="spellStart"/>
      <w:r>
        <w:rPr>
          <w:szCs w:val="24"/>
        </w:rPr>
        <w:t>behavio</w:t>
      </w:r>
      <w:r w:rsidR="00250821">
        <w:rPr>
          <w:szCs w:val="24"/>
        </w:rPr>
        <w:t>u</w:t>
      </w:r>
      <w:r>
        <w:rPr>
          <w:szCs w:val="24"/>
        </w:rPr>
        <w:t>r</w:t>
      </w:r>
      <w:proofErr w:type="spellEnd"/>
      <w:r w:rsidR="00292626">
        <w:rPr>
          <w:szCs w:val="24"/>
        </w:rPr>
        <w:t>,</w:t>
      </w:r>
      <w:r>
        <w:rPr>
          <w:szCs w:val="24"/>
        </w:rPr>
        <w:t xml:space="preserve"> and </w:t>
      </w:r>
      <w:r w:rsidR="00292626">
        <w:rPr>
          <w:szCs w:val="24"/>
        </w:rPr>
        <w:t>the system</w:t>
      </w:r>
      <w:r w:rsidR="00CE7D09">
        <w:rPr>
          <w:szCs w:val="24"/>
        </w:rPr>
        <w:t>'</w:t>
      </w:r>
      <w:r w:rsidR="00292626">
        <w:rPr>
          <w:szCs w:val="24"/>
        </w:rPr>
        <w:t>s additional capabilities</w:t>
      </w:r>
      <w:r>
        <w:rPr>
          <w:szCs w:val="24"/>
        </w:rPr>
        <w:t xml:space="preserve">. The system architecture helps </w:t>
      </w:r>
      <w:r w:rsidR="00292626">
        <w:rPr>
          <w:szCs w:val="24"/>
        </w:rPr>
        <w:t>assist</w:t>
      </w:r>
      <w:r>
        <w:rPr>
          <w:szCs w:val="24"/>
        </w:rPr>
        <w:t xml:space="preserve"> the logic and understanding behind the system</w:t>
      </w:r>
      <w:r w:rsidR="00CE7D09">
        <w:rPr>
          <w:szCs w:val="24"/>
        </w:rPr>
        <w:t>'</w:t>
      </w:r>
      <w:r>
        <w:rPr>
          <w:szCs w:val="24"/>
        </w:rPr>
        <w:t xml:space="preserve">s design and </w:t>
      </w:r>
      <w:r w:rsidR="00745B20">
        <w:rPr>
          <w:szCs w:val="24"/>
        </w:rPr>
        <w:t>model usage</w:t>
      </w:r>
      <w:r>
        <w:rPr>
          <w:szCs w:val="24"/>
        </w:rPr>
        <w:t>.</w:t>
      </w:r>
      <w:sdt>
        <w:sdtPr>
          <w:rPr>
            <w:szCs w:val="24"/>
          </w:rPr>
          <w:tag w:val="MENDELEY_CITATION_v3_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"/>
          <w:id w:val="-2135545902"/>
          <w:placeholder>
            <w:docPart w:val="45444228BA9C491FA6F929430CC37178"/>
          </w:placeholder>
        </w:sdtPr>
        <w:sdtContent>
          <w:r w:rsidR="00292626">
            <w:rPr>
              <w:szCs w:val="24"/>
            </w:rPr>
            <w:t xml:space="preserve"> </w:t>
          </w:r>
          <w:r w:rsidR="000E6715">
            <w:rPr>
              <w:rFonts w:eastAsia="Times New Roman"/>
            </w:rPr>
            <w:t>(</w:t>
          </w:r>
          <w:proofErr w:type="spellStart"/>
          <w:r w:rsidR="000E6715">
            <w:rPr>
              <w:rFonts w:eastAsia="Times New Roman"/>
            </w:rPr>
            <w:t>Tamrakar</w:t>
          </w:r>
          <w:proofErr w:type="spellEnd"/>
          <w:r w:rsidR="000E6715">
            <w:rPr>
              <w:rFonts w:eastAsia="Times New Roman"/>
            </w:rPr>
            <w:t xml:space="preserve"> &amp; Wani, 2021)</w:t>
          </w:r>
        </w:sdtContent>
      </w:sdt>
    </w:p>
    <w:p w14:paraId="52922D0C" w14:textId="380B70C3" w:rsidR="00A8491A" w:rsidRDefault="00A8491A" w:rsidP="00A8491A">
      <w:pPr>
        <w:rPr>
          <w:szCs w:val="24"/>
        </w:rPr>
      </w:pPr>
      <w:r>
        <w:rPr>
          <w:szCs w:val="24"/>
        </w:rPr>
        <w:t>The architecture helps to graphically display the system</w:t>
      </w:r>
      <w:r w:rsidR="00CE7D09">
        <w:rPr>
          <w:szCs w:val="24"/>
        </w:rPr>
        <w:t>'</w:t>
      </w:r>
      <w:r>
        <w:rPr>
          <w:szCs w:val="24"/>
        </w:rPr>
        <w:t>s components, visualizing how t</w:t>
      </w:r>
      <w:r w:rsidR="00292626">
        <w:rPr>
          <w:szCs w:val="24"/>
        </w:rPr>
        <w:t>o design the</w:t>
      </w:r>
      <w:r>
        <w:rPr>
          <w:szCs w:val="24"/>
        </w:rPr>
        <w:t xml:space="preserve"> function together to accomplish the overall system or model. </w:t>
      </w:r>
    </w:p>
    <w:p w14:paraId="4CD704F8" w14:textId="7E1092A9" w:rsidR="00A8491A" w:rsidRDefault="00A8491A" w:rsidP="00A8491A">
      <w:pPr>
        <w:rPr>
          <w:szCs w:val="24"/>
        </w:rPr>
      </w:pPr>
      <w:r>
        <w:rPr>
          <w:szCs w:val="24"/>
        </w:rPr>
        <w:t>Based on the implementation of this project, the architecture of this chatbot includes the following layers:</w:t>
      </w:r>
    </w:p>
    <w:p w14:paraId="438DB723" w14:textId="77777777" w:rsidR="00250401" w:rsidRDefault="00250401" w:rsidP="00250401">
      <w:pPr>
        <w:keepNext/>
        <w:jc w:val="center"/>
      </w:pPr>
      <w:r>
        <w:rPr>
          <w:noProof/>
        </w:rPr>
        <w:lastRenderedPageBreak/>
        <w:drawing>
          <wp:inline distT="0" distB="0" distL="0" distR="0" wp14:anchorId="273DD403" wp14:editId="09FB3582">
            <wp:extent cx="535305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3050" cy="1943100"/>
                    </a:xfrm>
                    <a:prstGeom prst="rect">
                      <a:avLst/>
                    </a:prstGeom>
                    <a:noFill/>
                    <a:ln>
                      <a:noFill/>
                    </a:ln>
                  </pic:spPr>
                </pic:pic>
              </a:graphicData>
            </a:graphic>
          </wp:inline>
        </w:drawing>
      </w:r>
    </w:p>
    <w:p w14:paraId="05E2D9D9" w14:textId="2B2DF07A" w:rsidR="006100D0" w:rsidRPr="005622B7" w:rsidRDefault="00250401" w:rsidP="00250401">
      <w:pPr>
        <w:jc w:val="center"/>
        <w:rPr>
          <w:b/>
          <w:bCs/>
        </w:rPr>
      </w:pPr>
      <w:bookmarkStart w:id="104" w:name="_Toc105430757"/>
      <w:bookmarkStart w:id="105" w:name="_Toc106290774"/>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3</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1</w:t>
      </w:r>
      <w:r w:rsidRPr="005622B7">
        <w:rPr>
          <w:b/>
          <w:bCs/>
          <w:noProof/>
        </w:rPr>
        <w:fldChar w:fldCharType="end"/>
      </w:r>
      <w:r w:rsidRPr="005622B7">
        <w:rPr>
          <w:b/>
          <w:bCs/>
        </w:rPr>
        <w:t>:Chatbot Architecture</w:t>
      </w:r>
      <w:bookmarkEnd w:id="104"/>
      <w:bookmarkEnd w:id="105"/>
    </w:p>
    <w:p w14:paraId="6C8E0730" w14:textId="0D0D7EEE" w:rsidR="003F4EED" w:rsidRDefault="003F4EED" w:rsidP="003F4EED">
      <w:pPr>
        <w:pStyle w:val="ListParagraph"/>
        <w:numPr>
          <w:ilvl w:val="0"/>
          <w:numId w:val="18"/>
        </w:numPr>
        <w:rPr>
          <w:szCs w:val="24"/>
        </w:rPr>
      </w:pPr>
      <w:r>
        <w:rPr>
          <w:szCs w:val="24"/>
        </w:rPr>
        <w:t>Presenters: This layer oversees making a channel (messenger, web, telegram) call to display text, a button, an image, or a video.</w:t>
      </w:r>
    </w:p>
    <w:p w14:paraId="1FB6A065" w14:textId="392591A3" w:rsidR="003F4EED" w:rsidRDefault="003F4EED" w:rsidP="003F4EED">
      <w:pPr>
        <w:pStyle w:val="ListParagraph"/>
        <w:numPr>
          <w:ilvl w:val="0"/>
          <w:numId w:val="18"/>
        </w:numPr>
        <w:rPr>
          <w:szCs w:val="24"/>
        </w:rPr>
      </w:pPr>
      <w:r>
        <w:rPr>
          <w:szCs w:val="24"/>
        </w:rPr>
        <w:t>Flow: This layer executes the chatbot</w:t>
      </w:r>
      <w:r w:rsidR="00CE7D09">
        <w:rPr>
          <w:szCs w:val="24"/>
        </w:rPr>
        <w:t>'</w:t>
      </w:r>
      <w:r>
        <w:rPr>
          <w:szCs w:val="24"/>
        </w:rPr>
        <w:t xml:space="preserve">s operations and logic. It </w:t>
      </w:r>
      <w:r w:rsidR="00745B20">
        <w:rPr>
          <w:szCs w:val="24"/>
        </w:rPr>
        <w:t>uses</w:t>
      </w:r>
      <w:r>
        <w:rPr>
          <w:szCs w:val="24"/>
        </w:rPr>
        <w:t xml:space="preserve"> data, connects with web services, and displays information repositories throughout the development.</w:t>
      </w:r>
    </w:p>
    <w:p w14:paraId="3C340228" w14:textId="222F1A14" w:rsidR="003F4EED" w:rsidRDefault="003F4EED" w:rsidP="003F4EED">
      <w:pPr>
        <w:pStyle w:val="ListParagraph"/>
        <w:numPr>
          <w:ilvl w:val="0"/>
          <w:numId w:val="18"/>
        </w:numPr>
        <w:rPr>
          <w:szCs w:val="24"/>
        </w:rPr>
      </w:pPr>
      <w:r>
        <w:rPr>
          <w:szCs w:val="24"/>
        </w:rPr>
        <w:t>Quick Replies: This layer manages the rapid responses from the channel</w:t>
      </w:r>
      <w:r w:rsidR="00745B20">
        <w:rPr>
          <w:szCs w:val="24"/>
        </w:rPr>
        <w:t xml:space="preserve"> and</w:t>
      </w:r>
      <w:r>
        <w:rPr>
          <w:szCs w:val="24"/>
        </w:rPr>
        <w:t xml:space="preserve"> uses functions provided by the flow to carry out various bot operations.</w:t>
      </w:r>
    </w:p>
    <w:p w14:paraId="32438C9A" w14:textId="77777777" w:rsidR="003F4EED" w:rsidRDefault="003F4EED" w:rsidP="003F4EED">
      <w:pPr>
        <w:pStyle w:val="ListParagraph"/>
        <w:numPr>
          <w:ilvl w:val="0"/>
          <w:numId w:val="18"/>
        </w:numPr>
        <w:rPr>
          <w:szCs w:val="24"/>
        </w:rPr>
      </w:pPr>
      <w:r>
        <w:rPr>
          <w:szCs w:val="24"/>
        </w:rPr>
        <w:t>Post backs: This layer gets user input from the flow module or repository to activate actions.</w:t>
      </w:r>
    </w:p>
    <w:p w14:paraId="6475C224" w14:textId="3E769DDB" w:rsidR="003F4EED" w:rsidRDefault="003F4EED" w:rsidP="003F4EED">
      <w:pPr>
        <w:pStyle w:val="ListParagraph"/>
        <w:numPr>
          <w:ilvl w:val="0"/>
          <w:numId w:val="18"/>
        </w:numPr>
        <w:rPr>
          <w:szCs w:val="24"/>
        </w:rPr>
      </w:pPr>
      <w:r>
        <w:rPr>
          <w:szCs w:val="24"/>
        </w:rPr>
        <w:t xml:space="preserve">Repositories: The most typical procedures </w:t>
      </w:r>
      <w:r w:rsidR="00CE7D09">
        <w:rPr>
          <w:szCs w:val="24"/>
        </w:rPr>
        <w:t>for obtaining data and templates from our database or online services using the layer's</w:t>
      </w:r>
      <w:r w:rsidR="00745B20">
        <w:rPr>
          <w:szCs w:val="24"/>
        </w:rPr>
        <w:t xml:space="preserve"> templates</w:t>
      </w:r>
      <w:r>
        <w:rPr>
          <w:szCs w:val="24"/>
        </w:rPr>
        <w:t xml:space="preserve">. </w:t>
      </w:r>
    </w:p>
    <w:p w14:paraId="0E38B999" w14:textId="61ACAE04" w:rsidR="00250401" w:rsidRPr="00180BC5" w:rsidRDefault="003F4EED" w:rsidP="00250401">
      <w:pPr>
        <w:pStyle w:val="ListParagraph"/>
        <w:numPr>
          <w:ilvl w:val="0"/>
          <w:numId w:val="18"/>
        </w:numPr>
        <w:rPr>
          <w:szCs w:val="24"/>
        </w:rPr>
      </w:pPr>
      <w:r>
        <w:rPr>
          <w:szCs w:val="24"/>
        </w:rPr>
        <w:t>Templates are the acts or intents to which the bot will respond. They are frequently defined using natural language processing (NLP) and include some form of data validation.</w:t>
      </w:r>
    </w:p>
    <w:p w14:paraId="135EA805" w14:textId="24645610" w:rsidR="00204A38" w:rsidRDefault="006F29E3" w:rsidP="00156CDC">
      <w:pPr>
        <w:pStyle w:val="Heading2"/>
      </w:pPr>
      <w:bookmarkStart w:id="106" w:name="_Toc105430013"/>
      <w:bookmarkStart w:id="107" w:name="_Toc109421171"/>
      <w:r>
        <w:t>SYSTEM REQUIREMENTS</w:t>
      </w:r>
      <w:bookmarkEnd w:id="106"/>
      <w:bookmarkEnd w:id="107"/>
    </w:p>
    <w:p w14:paraId="3A4194EC" w14:textId="5C4CF3E8" w:rsidR="008B7A4E" w:rsidRDefault="008B7A4E" w:rsidP="008B7A4E">
      <w:r>
        <w:t xml:space="preserve">Requirements for software </w:t>
      </w:r>
      <w:r w:rsidR="00745B20">
        <w:t>have two categories,</w:t>
      </w:r>
      <w:r>
        <w:t xml:space="preserve"> namely, functional and non-functional requirements.</w:t>
      </w:r>
      <w:sdt>
        <w:sdtPr>
          <w:tag w:val="MENDELEY_CITATION_v3_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"/>
          <w:id w:val="-1283878282"/>
          <w:placeholder>
            <w:docPart w:val="4B5E0FE3C2D246B093127EC26EA8C034"/>
          </w:placeholder>
        </w:sdtPr>
        <w:sdtContent>
          <w:r w:rsidR="00745B20">
            <w:t xml:space="preserve"> </w:t>
          </w:r>
          <w:r w:rsidR="000E6715">
            <w:rPr>
              <w:rFonts w:eastAsia="Times New Roman"/>
            </w:rPr>
            <w:t>(</w:t>
          </w:r>
          <w:proofErr w:type="spellStart"/>
          <w:r w:rsidR="000E6715">
            <w:rPr>
              <w:rFonts w:eastAsia="Times New Roman"/>
            </w:rPr>
            <w:t>Demirel</w:t>
          </w:r>
          <w:proofErr w:type="spellEnd"/>
          <w:r w:rsidR="000E6715">
            <w:rPr>
              <w:rFonts w:eastAsia="Times New Roman"/>
            </w:rPr>
            <w:t xml:space="preserve"> &amp; Das, 2018)</w:t>
          </w:r>
        </w:sdtContent>
      </w:sdt>
      <w:r w:rsidR="00745B20">
        <w:t xml:space="preserve">. The explanation for the categories as mentioned earlier will go into detail below. </w:t>
      </w:r>
    </w:p>
    <w:p w14:paraId="0D353BD3" w14:textId="533D02CF" w:rsidR="00AA6F30" w:rsidRDefault="00AA6F30" w:rsidP="008B7A4E"/>
    <w:p w14:paraId="66A1B3B6" w14:textId="77777777" w:rsidR="00745B20" w:rsidRDefault="00745B20" w:rsidP="008B7A4E"/>
    <w:p w14:paraId="77950F2B" w14:textId="77777777" w:rsidR="00AA6F30" w:rsidRDefault="00AA6F30" w:rsidP="00AA6F30">
      <w:pPr>
        <w:pStyle w:val="Heading3"/>
      </w:pPr>
      <w:bookmarkStart w:id="108" w:name="_Toc105430014"/>
      <w:bookmarkStart w:id="109" w:name="_Toc109421172"/>
      <w:r>
        <w:lastRenderedPageBreak/>
        <w:t>FUNCTIONAL REQUIREMENT</w:t>
      </w:r>
      <w:bookmarkEnd w:id="108"/>
      <w:bookmarkEnd w:id="109"/>
    </w:p>
    <w:p w14:paraId="2EA6773B" w14:textId="3B7FF287" w:rsidR="00AA6F30" w:rsidRDefault="00AA6F30" w:rsidP="00AA6F30">
      <w:pPr>
        <w:rPr>
          <w:szCs w:val="24"/>
        </w:rPr>
      </w:pPr>
      <w:r>
        <w:rPr>
          <w:szCs w:val="24"/>
        </w:rPr>
        <w:t>When gathering requirements for a system, the functional requirements inform the user of the system</w:t>
      </w:r>
      <w:r w:rsidR="00745B20">
        <w:rPr>
          <w:szCs w:val="24"/>
        </w:rPr>
        <w:t>,</w:t>
      </w:r>
      <w:r>
        <w:rPr>
          <w:szCs w:val="24"/>
        </w:rPr>
        <w:t xml:space="preserve"> what the system can do, and how the system behaves concerning the system</w:t>
      </w:r>
      <w:r w:rsidR="00CE7D09">
        <w:rPr>
          <w:szCs w:val="24"/>
        </w:rPr>
        <w:t>'</w:t>
      </w:r>
      <w:r>
        <w:rPr>
          <w:szCs w:val="24"/>
        </w:rPr>
        <w:t>s functionality. The functional requirements of the system are as follows:</w:t>
      </w:r>
    </w:p>
    <w:p w14:paraId="7A4E6547" w14:textId="7E1339AB" w:rsidR="00AA6F30" w:rsidRPr="00FC57B3" w:rsidRDefault="00AA6F30" w:rsidP="00FC57B3">
      <w:pPr>
        <w:pStyle w:val="ListParagraph"/>
        <w:numPr>
          <w:ilvl w:val="0"/>
          <w:numId w:val="19"/>
        </w:numPr>
        <w:rPr>
          <w:szCs w:val="24"/>
        </w:rPr>
      </w:pPr>
      <w:r>
        <w:rPr>
          <w:szCs w:val="24"/>
        </w:rPr>
        <w:t xml:space="preserve">The user will be able to search for bible scriptures in the </w:t>
      </w:r>
      <w:r w:rsidR="008A14B7">
        <w:rPr>
          <w:szCs w:val="24"/>
        </w:rPr>
        <w:t>B</w:t>
      </w:r>
      <w:r>
        <w:rPr>
          <w:szCs w:val="24"/>
        </w:rPr>
        <w:t xml:space="preserve">ible. </w:t>
      </w:r>
    </w:p>
    <w:p w14:paraId="2C905AEB" w14:textId="69B1FB73" w:rsidR="00AA6F30" w:rsidRDefault="00AA6F30" w:rsidP="00AA6F30">
      <w:pPr>
        <w:pStyle w:val="ListParagraph"/>
        <w:numPr>
          <w:ilvl w:val="0"/>
          <w:numId w:val="19"/>
        </w:numPr>
        <w:rPr>
          <w:szCs w:val="24"/>
        </w:rPr>
      </w:pPr>
      <w:r>
        <w:rPr>
          <w:szCs w:val="24"/>
        </w:rPr>
        <w:t xml:space="preserve">The system will be capable of recommending verses in the </w:t>
      </w:r>
      <w:r w:rsidR="008A14B7">
        <w:rPr>
          <w:szCs w:val="24"/>
        </w:rPr>
        <w:t>B</w:t>
      </w:r>
      <w:r>
        <w:rPr>
          <w:szCs w:val="24"/>
        </w:rPr>
        <w:t>ible to users based on keywords during conversations.</w:t>
      </w:r>
    </w:p>
    <w:p w14:paraId="38FCA23E" w14:textId="3F5F0BD6" w:rsidR="00AA6F30" w:rsidRDefault="00AA6F30" w:rsidP="00AA6F30">
      <w:pPr>
        <w:pStyle w:val="ListParagraph"/>
        <w:numPr>
          <w:ilvl w:val="0"/>
          <w:numId w:val="19"/>
        </w:numPr>
        <w:rPr>
          <w:szCs w:val="24"/>
        </w:rPr>
      </w:pPr>
      <w:r>
        <w:rPr>
          <w:szCs w:val="24"/>
        </w:rPr>
        <w:t>The system will be able to have conversations with the user via speech</w:t>
      </w:r>
      <w:r w:rsidR="00745B20">
        <w:rPr>
          <w:szCs w:val="24"/>
        </w:rPr>
        <w:t>-to-</w:t>
      </w:r>
      <w:r>
        <w:rPr>
          <w:szCs w:val="24"/>
        </w:rPr>
        <w:t>text recognition.</w:t>
      </w:r>
    </w:p>
    <w:p w14:paraId="3846678C" w14:textId="3C55D766" w:rsidR="00180BC5" w:rsidRPr="00180BC5" w:rsidRDefault="00AA6F30" w:rsidP="00180BC5">
      <w:r>
        <w:rPr>
          <w:szCs w:val="24"/>
        </w:rPr>
        <w:t xml:space="preserve">The system will be able to detect and give out </w:t>
      </w:r>
      <w:r w:rsidR="00745B20">
        <w:rPr>
          <w:szCs w:val="24"/>
        </w:rPr>
        <w:t xml:space="preserve">an </w:t>
      </w:r>
      <w:r>
        <w:rPr>
          <w:szCs w:val="24"/>
        </w:rPr>
        <w:t xml:space="preserve">error response if it is unable to comprehend inputs or is unable to find a keyword outside the scope configured to the system. </w:t>
      </w:r>
    </w:p>
    <w:p w14:paraId="12936CC7" w14:textId="099AFEEB" w:rsidR="00BC6E43" w:rsidRDefault="00BC6E43" w:rsidP="00BC6E43">
      <w:pPr>
        <w:pStyle w:val="Heading3"/>
      </w:pPr>
      <w:bookmarkStart w:id="110" w:name="_Toc105430015"/>
      <w:bookmarkStart w:id="111" w:name="_Toc109421173"/>
      <w:r>
        <w:t>NON-FUNCTIONAL REQUIREMENT</w:t>
      </w:r>
      <w:bookmarkEnd w:id="110"/>
      <w:bookmarkEnd w:id="111"/>
    </w:p>
    <w:p w14:paraId="64D75C16" w14:textId="1A443609" w:rsidR="00BC6E43" w:rsidRDefault="00BC6E43" w:rsidP="00BC6E43">
      <w:r>
        <w:t>Non-functional requirements do not require the user</w:t>
      </w:r>
      <w:r w:rsidR="00745B20">
        <w:t>, particularly with the system</w:t>
      </w:r>
      <w:r w:rsidR="00CE7D09">
        <w:t>'</w:t>
      </w:r>
      <w:r w:rsidR="00745B20">
        <w:t>s service</w:t>
      </w:r>
      <w:r>
        <w:t>. They are the quality characteristic of a software system</w:t>
      </w:r>
      <w:r w:rsidR="00745B20">
        <w:t>,</w:t>
      </w:r>
      <w:r>
        <w:t xml:space="preserve"> such as security, availability, or performance. Explaining the capabilities of the system as well as its limitations.</w:t>
      </w:r>
      <w:sdt>
        <w:sdtPr>
          <w:tag w:val="MENDELEY_CITATION_v3_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"/>
          <w:id w:val="-1366909458"/>
          <w:placeholder>
            <w:docPart w:val="6555B2CA9C974F54B6B1283442079063"/>
          </w:placeholder>
        </w:sdtPr>
        <w:sdtContent>
          <w:r w:rsidR="00745B20">
            <w:t xml:space="preserve"> </w:t>
          </w:r>
          <w:r w:rsidR="000E6715">
            <w:rPr>
              <w:rFonts w:eastAsia="Times New Roman"/>
            </w:rPr>
            <w:t>(</w:t>
          </w:r>
          <w:proofErr w:type="spellStart"/>
          <w:r w:rsidR="000E6715">
            <w:rPr>
              <w:rFonts w:eastAsia="Times New Roman"/>
            </w:rPr>
            <w:t>Demirel</w:t>
          </w:r>
          <w:proofErr w:type="spellEnd"/>
          <w:r w:rsidR="000E6715">
            <w:rPr>
              <w:rFonts w:eastAsia="Times New Roman"/>
            </w:rPr>
            <w:t xml:space="preserve"> &amp; Das, 2018)</w:t>
          </w:r>
        </w:sdtContent>
      </w:sdt>
    </w:p>
    <w:p w14:paraId="6148F455" w14:textId="0E631998" w:rsidR="00005BE8" w:rsidRDefault="00005BE8" w:rsidP="00BC6E43">
      <w:r w:rsidRPr="00005BE8">
        <w:t>These requirements differ depending on the numerous software properties (product requirements), the desires of the company creating the program (organizational requirements), or because of outside sources.</w:t>
      </w:r>
    </w:p>
    <w:p w14:paraId="2A093652" w14:textId="08348117" w:rsidR="00BC6E43" w:rsidRDefault="00BC6E43" w:rsidP="00BC6E43">
      <w:r>
        <w:t>The non-functional requirement for this system includes:</w:t>
      </w:r>
    </w:p>
    <w:p w14:paraId="3E75C261" w14:textId="45A33744" w:rsidR="00BC6E43" w:rsidRDefault="00BC6E43" w:rsidP="00183698">
      <w:pPr>
        <w:pStyle w:val="ListParagraph"/>
        <w:numPr>
          <w:ilvl w:val="0"/>
          <w:numId w:val="25"/>
        </w:numPr>
      </w:pPr>
      <w:r>
        <w:t xml:space="preserve">Usability Requirement: The user of this system should be able to </w:t>
      </w:r>
      <w:r w:rsidR="00745B20">
        <w:t>use</w:t>
      </w:r>
      <w:r>
        <w:t xml:space="preserve"> the bot with a straightforward user interface. The </w:t>
      </w:r>
      <w:r w:rsidR="00745B20">
        <w:t>bot</w:t>
      </w:r>
      <w:r w:rsidR="00CE7D09">
        <w:t>'</w:t>
      </w:r>
      <w:r w:rsidR="00745B20">
        <w:t xml:space="preserve">s voice should be clear enough </w:t>
      </w:r>
      <w:r w:rsidR="00CE7D09">
        <w:t>for</w:t>
      </w:r>
      <w:r w:rsidR="00745B20">
        <w:t xml:space="preserve"> the user to comprehend and use</w:t>
      </w:r>
      <w:r>
        <w:t xml:space="preserve"> the language the user will comprehend.</w:t>
      </w:r>
    </w:p>
    <w:p w14:paraId="46AECDDE" w14:textId="47405E6B" w:rsidR="00BC6E43" w:rsidRDefault="00BC6E43" w:rsidP="00183698">
      <w:pPr>
        <w:pStyle w:val="ListParagraph"/>
        <w:numPr>
          <w:ilvl w:val="0"/>
          <w:numId w:val="25"/>
        </w:numPr>
      </w:pPr>
      <w:r>
        <w:t>Responsiveness Requirement: The system should be able to respond to the user</w:t>
      </w:r>
      <w:r w:rsidR="00CE7D09">
        <w:t>'</w:t>
      </w:r>
      <w:r>
        <w:t>s input</w:t>
      </w:r>
      <w:r w:rsidR="00745B20">
        <w:t>.</w:t>
      </w:r>
      <w:r>
        <w:t xml:space="preserve"> </w:t>
      </w:r>
      <w:r w:rsidR="00745B20">
        <w:t>Suppose any external interruption occurs during the usage. In that cas</w:t>
      </w:r>
      <w:r>
        <w:t>e</w:t>
      </w:r>
      <w:r w:rsidR="00745B20">
        <w:t xml:space="preserve">, it should </w:t>
      </w:r>
      <w:r>
        <w:t>return to the same state before the interruption occurred.</w:t>
      </w:r>
    </w:p>
    <w:p w14:paraId="3B1C9431" w14:textId="39F1491F" w:rsidR="00BC6E43" w:rsidRDefault="00BC6E43" w:rsidP="00183698">
      <w:pPr>
        <w:pStyle w:val="ListParagraph"/>
        <w:numPr>
          <w:ilvl w:val="0"/>
          <w:numId w:val="25"/>
        </w:numPr>
      </w:pPr>
      <w:r>
        <w:lastRenderedPageBreak/>
        <w:t xml:space="preserve">Performance Requirement: When </w:t>
      </w:r>
      <w:r w:rsidR="00745B20">
        <w:t xml:space="preserve">calling </w:t>
      </w:r>
      <w:r>
        <w:t xml:space="preserve">the bot or conversing with the user, it should not take </w:t>
      </w:r>
      <w:r w:rsidR="00745B20">
        <w:t>long</w:t>
      </w:r>
      <w:r>
        <w:t xml:space="preserve"> to respond</w:t>
      </w:r>
      <w:r w:rsidR="00745B20">
        <w:t>.</w:t>
      </w:r>
      <w:r>
        <w:t xml:space="preserve"> </w:t>
      </w:r>
      <w:r w:rsidR="00745B20">
        <w:t>Instead,</w:t>
      </w:r>
      <w:r>
        <w:t xml:space="preserve"> </w:t>
      </w:r>
      <w:r w:rsidR="00745B20">
        <w:t>it should take</w:t>
      </w:r>
      <w:r>
        <w:t xml:space="preserve"> a </w:t>
      </w:r>
      <w:r w:rsidR="00745B20">
        <w:t>brief</w:t>
      </w:r>
      <w:r>
        <w:t xml:space="preserve"> time (</w:t>
      </w:r>
      <w:r w:rsidR="00745B20">
        <w:t xml:space="preserve">a </w:t>
      </w:r>
      <w:r>
        <w:t>matter of seconds) before</w:t>
      </w:r>
      <w:r w:rsidR="00745B20">
        <w:t xml:space="preserve"> generating</w:t>
      </w:r>
      <w:r>
        <w:t xml:space="preserve"> a response.</w:t>
      </w:r>
    </w:p>
    <w:p w14:paraId="1A323E69" w14:textId="57A07A19" w:rsidR="00BC6E43" w:rsidRPr="00BC6E43" w:rsidRDefault="00BC6E43" w:rsidP="00183698">
      <w:pPr>
        <w:pStyle w:val="ListParagraph"/>
        <w:numPr>
          <w:ilvl w:val="0"/>
          <w:numId w:val="25"/>
        </w:numPr>
      </w:pPr>
      <w:r w:rsidRPr="00BC6E43">
        <w:t>Security Requirement: The bot should be secure from malicious attacks, and users</w:t>
      </w:r>
      <w:r w:rsidR="00CE7D09">
        <w:t>'</w:t>
      </w:r>
      <w:r w:rsidRPr="00BC6E43">
        <w:t xml:space="preserve"> information should be kept safe.</w:t>
      </w:r>
    </w:p>
    <w:p w14:paraId="20D6ED6A" w14:textId="28092C26" w:rsidR="006F29E3" w:rsidRDefault="00156CDC" w:rsidP="00156CDC">
      <w:pPr>
        <w:pStyle w:val="Heading2"/>
      </w:pPr>
      <w:bookmarkStart w:id="112" w:name="_Toc105430016"/>
      <w:bookmarkStart w:id="113" w:name="_Toc109421174"/>
      <w:r>
        <w:t>SYSTEM DESIGN</w:t>
      </w:r>
      <w:bookmarkEnd w:id="112"/>
      <w:bookmarkEnd w:id="113"/>
    </w:p>
    <w:p w14:paraId="02EF82C7" w14:textId="41AC3212" w:rsidR="00BF2D45" w:rsidRPr="00BF2D45" w:rsidRDefault="00BF2D45" w:rsidP="00131639">
      <w:r>
        <w:t xml:space="preserve">According to </w:t>
      </w:r>
      <w:sdt>
        <w:sdtPr>
          <w:rPr>
            <w:color w:val="000000"/>
          </w:rPr>
          <w:tag w:val="MENDELEY_CITATION_v3_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"/>
          <w:id w:val="924689039"/>
          <w:placeholder>
            <w:docPart w:val="C0B8E767641E4FD4B3C7ABFDF5E9AC82"/>
          </w:placeholder>
        </w:sdtPr>
        <w:sdtContent>
          <w:r w:rsidR="000E6715" w:rsidRPr="000E6715">
            <w:rPr>
              <w:color w:val="000000"/>
            </w:rPr>
            <w:t>(Charnley et al., 2011)</w:t>
          </w:r>
        </w:sdtContent>
      </w:sdt>
      <w:r>
        <w:t>,  knowing the aspects that drive the entire system design gives the designers the knowledge they need to operate more successfully</w:t>
      </w:r>
      <w:r w:rsidR="009A5F1B">
        <w:t>.</w:t>
      </w:r>
      <w:r>
        <w:t xml:space="preserve"> </w:t>
      </w:r>
      <w:r w:rsidR="009A5F1B">
        <w:t>Designing the system is done</w:t>
      </w:r>
      <w:r>
        <w:t xml:space="preserve"> </w:t>
      </w:r>
      <w:r w:rsidR="009A5F1B">
        <w:t>by collecting requirements</w:t>
      </w:r>
      <w:r>
        <w:t xml:space="preserve">. </w:t>
      </w:r>
      <w:r w:rsidR="009A5F1B">
        <w:t>There are</w:t>
      </w:r>
      <w:r>
        <w:t xml:space="preserve"> three</w:t>
      </w:r>
      <w:r w:rsidR="009A5F1B">
        <w:t xml:space="preserve"> significant</w:t>
      </w:r>
      <w:r>
        <w:t xml:space="preserve"> specifications: Physical design, Logical design, and Conceptual design.</w:t>
      </w:r>
    </w:p>
    <w:p w14:paraId="2FD0D39F" w14:textId="756A4358" w:rsidR="00BF2D45" w:rsidRDefault="00BF2D45" w:rsidP="00BF2D45">
      <w:pPr>
        <w:pStyle w:val="Heading3"/>
      </w:pPr>
      <w:bookmarkStart w:id="114" w:name="_Toc105430017"/>
      <w:bookmarkStart w:id="115" w:name="_Toc109421175"/>
      <w:r>
        <w:t>PHYSICAL DESIGN</w:t>
      </w:r>
      <w:bookmarkEnd w:id="114"/>
      <w:bookmarkEnd w:id="115"/>
    </w:p>
    <w:p w14:paraId="08A671D2" w14:textId="1FDCD3B0" w:rsidR="00131639" w:rsidRPr="00131639" w:rsidRDefault="00131639" w:rsidP="00131639">
      <w:r>
        <w:t xml:space="preserve">Physical design is one of the specifications in system design; it </w:t>
      </w:r>
      <w:r w:rsidR="009A5F1B">
        <w:t>has two types, namely</w:t>
      </w:r>
      <w:r>
        <w:t xml:space="preserve"> input design</w:t>
      </w:r>
      <w:r w:rsidR="009A5F1B">
        <w:t>,</w:t>
      </w:r>
      <w:r>
        <w:t xml:space="preserve"> and output design</w:t>
      </w:r>
    </w:p>
    <w:p w14:paraId="31DE2D6D" w14:textId="4DC18035" w:rsidR="00BF2D45" w:rsidRDefault="00BF2D45" w:rsidP="00BF2D45">
      <w:pPr>
        <w:pStyle w:val="Heading3"/>
      </w:pPr>
      <w:bookmarkStart w:id="116" w:name="_Toc105430018"/>
      <w:bookmarkStart w:id="117" w:name="_Toc109421176"/>
      <w:r>
        <w:t>INPUT DESIGN</w:t>
      </w:r>
      <w:bookmarkEnd w:id="116"/>
      <w:bookmarkEnd w:id="117"/>
    </w:p>
    <w:p w14:paraId="259EA1F6" w14:textId="5C780823" w:rsidR="00131639" w:rsidRDefault="00131639" w:rsidP="00131639">
      <w:bookmarkStart w:id="118" w:name="_Hlk105427188"/>
      <w:r>
        <w:t xml:space="preserve">Input mechanisms make it easier to enter data into a computer system, whether highly structured data like objects and tasks or unstructured data like comments. </w:t>
      </w:r>
      <w:r w:rsidR="00005BE8" w:rsidRPr="00005BE8">
        <w:t>The establishment of data entry screens and other forms on which users can type or write data are examples of input design.</w:t>
      </w:r>
    </w:p>
    <w:p w14:paraId="1360506A" w14:textId="1EC71983" w:rsidR="00131639" w:rsidRPr="00131639" w:rsidRDefault="00131639" w:rsidP="00131639">
      <w:r>
        <w:t xml:space="preserve">The purpose of input design for the chatbot is to have clear and cut information from the user for the system to process quickly. The input design will </w:t>
      </w:r>
      <w:r w:rsidR="00915617">
        <w:t>use</w:t>
      </w:r>
      <w:r>
        <w:t xml:space="preserve"> a microphone </w:t>
      </w:r>
      <w:r w:rsidR="00915617">
        <w:t>e</w:t>
      </w:r>
      <w:r>
        <w:t xml:space="preserve">mbedded in the system to get input from the user.  </w:t>
      </w:r>
      <w:bookmarkEnd w:id="118"/>
    </w:p>
    <w:p w14:paraId="1E765EE4" w14:textId="2D0FE637" w:rsidR="00BF2D45" w:rsidRDefault="00BF2D45" w:rsidP="00BF2D45">
      <w:pPr>
        <w:pStyle w:val="Heading3"/>
      </w:pPr>
      <w:bookmarkStart w:id="119" w:name="_Toc105430019"/>
      <w:bookmarkStart w:id="120" w:name="_Toc109421177"/>
      <w:r>
        <w:t>OUTPUT DESIGN</w:t>
      </w:r>
      <w:bookmarkEnd w:id="119"/>
      <w:bookmarkEnd w:id="120"/>
    </w:p>
    <w:p w14:paraId="55FFA66B" w14:textId="355A6014" w:rsidR="00131639" w:rsidRPr="00131639" w:rsidRDefault="00131639" w:rsidP="00D41F02">
      <w:r>
        <w:t>The outputs mechanism</w:t>
      </w:r>
      <w:r w:rsidR="00CE7D09">
        <w:t>'</w:t>
      </w:r>
      <w:r>
        <w:t xml:space="preserve">s purpose in system design is to show </w:t>
      </w:r>
      <w:r w:rsidR="00915617">
        <w:t>users information in a way</w:t>
      </w:r>
      <w:r>
        <w:t xml:space="preserve"> they can grasp accurately at first sight. The output design essential principles represent how t</w:t>
      </w:r>
      <w:r w:rsidR="00915617">
        <w:t>o use</w:t>
      </w:r>
      <w:r>
        <w:t xml:space="preserve"> output</w:t>
      </w:r>
      <w:r w:rsidR="00915617">
        <w:t xml:space="preserve">s </w:t>
      </w:r>
      <w:r>
        <w:t xml:space="preserve">and make them </w:t>
      </w:r>
      <w:r w:rsidR="00915617">
        <w:t>more accessible</w:t>
      </w:r>
      <w:r>
        <w:t xml:space="preserve"> for the users</w:t>
      </w:r>
      <w:r w:rsidR="00915617">
        <w:t xml:space="preserve"> to understand</w:t>
      </w:r>
      <w:r>
        <w:t>. In the development of the chatbot and apt user interface, the</w:t>
      </w:r>
      <w:r w:rsidR="00915617">
        <w:t xml:space="preserve"> significance of</w:t>
      </w:r>
      <w:r>
        <w:t xml:space="preserve"> </w:t>
      </w:r>
      <w:r w:rsidR="00915617">
        <w:t xml:space="preserve">the </w:t>
      </w:r>
      <w:r>
        <w:t>simple display of information</w:t>
      </w:r>
      <w:r w:rsidR="00915617">
        <w:t xml:space="preserve"> is of paramount importance</w:t>
      </w:r>
      <w:r>
        <w:t>.</w:t>
      </w:r>
    </w:p>
    <w:p w14:paraId="5BA71582" w14:textId="528482EA" w:rsidR="00BF2D45" w:rsidRDefault="00BF2D45" w:rsidP="00BF2D45">
      <w:pPr>
        <w:pStyle w:val="Heading3"/>
      </w:pPr>
      <w:bookmarkStart w:id="121" w:name="_Toc105430020"/>
      <w:bookmarkStart w:id="122" w:name="_Toc109421178"/>
      <w:r>
        <w:lastRenderedPageBreak/>
        <w:t>LOGICAL DESIGN</w:t>
      </w:r>
      <w:bookmarkEnd w:id="121"/>
      <w:bookmarkEnd w:id="122"/>
    </w:p>
    <w:p w14:paraId="7389C30F" w14:textId="2EA2CF76" w:rsidR="00131639" w:rsidRDefault="00005BE8" w:rsidP="00131639">
      <w:r w:rsidRPr="00005BE8">
        <w:t xml:space="preserve">The term </w:t>
      </w:r>
      <w:r w:rsidR="00CE7D09">
        <w:t>"</w:t>
      </w:r>
      <w:r w:rsidRPr="00005BE8">
        <w:t>logical design</w:t>
      </w:r>
      <w:r w:rsidR="00CE7D09">
        <w:t>"</w:t>
      </w:r>
      <w:r w:rsidRPr="00005BE8">
        <w:t xml:space="preserve"> describes an abstract illustration of </w:t>
      </w:r>
      <w:r w:rsidR="00915617">
        <w:t>a system</w:t>
      </w:r>
      <w:r w:rsidR="00CE7D09">
        <w:t>'</w:t>
      </w:r>
      <w:r w:rsidR="00915617">
        <w:t>s inputs, outputs, and data flows</w:t>
      </w:r>
      <w:r w:rsidR="00131639">
        <w:t xml:space="preserve">. </w:t>
      </w:r>
      <w:r w:rsidR="00915617">
        <w:t>Achieve logical design</w:t>
      </w:r>
      <w:r w:rsidR="00131639">
        <w:t xml:space="preserve"> by mode</w:t>
      </w:r>
      <w:r w:rsidR="00250821">
        <w:t>l</w:t>
      </w:r>
      <w:r w:rsidR="00131639">
        <w:t xml:space="preserve">ling, which involves creating a graphical representation of the actual system. </w:t>
      </w:r>
      <w:r w:rsidR="00915617">
        <w:t>The logical design includes t</w:t>
      </w:r>
      <w:r w:rsidR="00131639">
        <w:t>he concept of business entities and relationships</w:t>
      </w:r>
      <w:r w:rsidR="00915617">
        <w:t xml:space="preserve">, </w:t>
      </w:r>
      <w:r w:rsidR="00131639">
        <w:t>which explains operations without specifying how t</w:t>
      </w:r>
      <w:r w:rsidR="00915617">
        <w:t>o process them</w:t>
      </w:r>
      <w:r w:rsidR="00131639">
        <w:t xml:space="preserve">. </w:t>
      </w:r>
      <w:r w:rsidR="00915617">
        <w:t xml:space="preserve">Choose the physical specifics as these conceptual models </w:t>
      </w:r>
      <w:r w:rsidR="00CE7D09">
        <w:t>combine</w:t>
      </w:r>
      <w:r w:rsidR="00915617">
        <w:t xml:space="preserve"> into physical models during the design phase</w:t>
      </w:r>
      <w:r w:rsidRPr="00005BE8">
        <w:t>.</w:t>
      </w:r>
    </w:p>
    <w:p w14:paraId="637F3B2A" w14:textId="333EDD0B" w:rsidR="00131639" w:rsidRDefault="00131639" w:rsidP="00131639">
      <w:pPr>
        <w:pStyle w:val="Heading2"/>
      </w:pPr>
      <w:bookmarkStart w:id="123" w:name="_Toc105430021"/>
      <w:bookmarkStart w:id="124" w:name="_Toc109421179"/>
      <w:r>
        <w:t>USE CASE DIAGRAM</w:t>
      </w:r>
      <w:bookmarkEnd w:id="123"/>
      <w:bookmarkEnd w:id="124"/>
    </w:p>
    <w:p w14:paraId="7DC3DDDA" w14:textId="08DBF15C" w:rsidR="00C82C49" w:rsidRDefault="00915617" w:rsidP="00C82C49">
      <w:r>
        <w:t>A u</w:t>
      </w:r>
      <w:r w:rsidR="00C82C49">
        <w:t>se case is a type of UML (Unified Modelling Language) that shows the graphical representation of a user</w:t>
      </w:r>
      <w:r w:rsidR="00CE7D09">
        <w:t>'</w:t>
      </w:r>
      <w:r w:rsidR="00C82C49">
        <w:t xml:space="preserve">s possible </w:t>
      </w:r>
      <w:r>
        <w:t>i</w:t>
      </w:r>
      <w:r w:rsidR="00C82C49">
        <w:t xml:space="preserve">nteraction with a system. </w:t>
      </w:r>
      <w:r w:rsidR="007C6F55" w:rsidRPr="007C6F55">
        <w:t xml:space="preserve">It is employed to monitor system requirements. It can also be </w:t>
      </w:r>
      <w:r>
        <w:t>relevant in</w:t>
      </w:r>
      <w:r w:rsidR="007C6F55" w:rsidRPr="007C6F55">
        <w:t xml:space="preserve"> communicat</w:t>
      </w:r>
      <w:r>
        <w:t>ing</w:t>
      </w:r>
      <w:r w:rsidR="007C6F55" w:rsidRPr="007C6F55">
        <w:t xml:space="preserve"> with many project stakeholders, including owners, system developers, and potential users.</w:t>
      </w:r>
      <w:r w:rsidR="007C6F55">
        <w:t xml:space="preserve"> </w:t>
      </w:r>
      <w:r>
        <w:t>G</w:t>
      </w:r>
      <w:r w:rsidR="00C82C49">
        <w:t xml:space="preserve">enerate test cases </w:t>
      </w:r>
      <w:r>
        <w:t>using use cases</w:t>
      </w:r>
      <w:r w:rsidR="00C82C49">
        <w:t xml:space="preserve"> for the criteria of system acceptance. </w:t>
      </w:r>
      <w:sdt>
        <w:sdtPr>
          <w:tag w:val="MENDELEY_CITATION_v3_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"/>
          <w:id w:val="710229263"/>
          <w:placeholder>
            <w:docPart w:val="1315BF65D5154C46BC5FEBC234D23373"/>
          </w:placeholder>
        </w:sdtPr>
        <w:sdtContent>
          <w:r w:rsidR="000E6715">
            <w:rPr>
              <w:rFonts w:eastAsia="Times New Roman"/>
            </w:rPr>
            <w:t xml:space="preserve">(Klimek &amp; </w:t>
          </w:r>
          <w:proofErr w:type="spellStart"/>
          <w:r w:rsidR="000E6715">
            <w:rPr>
              <w:rFonts w:eastAsia="Times New Roman"/>
            </w:rPr>
            <w:t>Szwed</w:t>
          </w:r>
          <w:proofErr w:type="spellEnd"/>
          <w:r w:rsidR="000E6715">
            <w:rPr>
              <w:rFonts w:eastAsia="Times New Roman"/>
            </w:rPr>
            <w:t>, 2010)</w:t>
          </w:r>
        </w:sdtContent>
      </w:sdt>
    </w:p>
    <w:p w14:paraId="31540CA2" w14:textId="5FF0384B" w:rsidR="00457AE8" w:rsidRDefault="00BE3E9A" w:rsidP="00457AE8">
      <w:pPr>
        <w:keepNext/>
        <w:jc w:val="center"/>
      </w:pPr>
      <w:r>
        <w:rPr>
          <w:noProof/>
        </w:rPr>
        <w:lastRenderedPageBreak/>
        <w:drawing>
          <wp:inline distT="0" distB="0" distL="0" distR="0" wp14:anchorId="3CD9F5AA" wp14:editId="6E626AA4">
            <wp:extent cx="5943600" cy="513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30800"/>
                    </a:xfrm>
                    <a:prstGeom prst="rect">
                      <a:avLst/>
                    </a:prstGeom>
                    <a:noFill/>
                    <a:ln>
                      <a:noFill/>
                    </a:ln>
                  </pic:spPr>
                </pic:pic>
              </a:graphicData>
            </a:graphic>
          </wp:inline>
        </w:drawing>
      </w:r>
    </w:p>
    <w:p w14:paraId="16A36EDC" w14:textId="4C515BC1" w:rsidR="00457AE8" w:rsidRPr="005622B7" w:rsidRDefault="00457AE8" w:rsidP="00692DF4">
      <w:pPr>
        <w:jc w:val="center"/>
        <w:rPr>
          <w:b/>
          <w:bCs/>
        </w:rPr>
      </w:pPr>
      <w:bookmarkStart w:id="125" w:name="_Toc105430758"/>
      <w:bookmarkStart w:id="126" w:name="_Toc106290775"/>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3</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2</w:t>
      </w:r>
      <w:r w:rsidRPr="005622B7">
        <w:rPr>
          <w:b/>
          <w:bCs/>
          <w:noProof/>
        </w:rPr>
        <w:fldChar w:fldCharType="end"/>
      </w:r>
      <w:r w:rsidRPr="005622B7">
        <w:rPr>
          <w:b/>
          <w:bCs/>
        </w:rPr>
        <w:t>:Use Case Diagram for Chatbot</w:t>
      </w:r>
      <w:bookmarkEnd w:id="125"/>
      <w:bookmarkEnd w:id="126"/>
    </w:p>
    <w:p w14:paraId="75CE733A" w14:textId="39DB04B6" w:rsidR="00692DF4" w:rsidRDefault="00692DF4" w:rsidP="00692DF4">
      <w:pPr>
        <w:pStyle w:val="Heading2"/>
      </w:pPr>
      <w:bookmarkStart w:id="127" w:name="_Toc105430022"/>
      <w:bookmarkStart w:id="128" w:name="_Toc109421180"/>
      <w:r>
        <w:t>ACTIVITY DIAGRAM</w:t>
      </w:r>
      <w:bookmarkEnd w:id="127"/>
      <w:bookmarkEnd w:id="128"/>
    </w:p>
    <w:p w14:paraId="1C20B740" w14:textId="3C5EC68A" w:rsidR="00692DF4" w:rsidRDefault="007C6F55" w:rsidP="00692DF4">
      <w:r w:rsidRPr="007C6F55">
        <w:t xml:space="preserve">An activity diagram is a UML (Unified Modelling Language) </w:t>
      </w:r>
      <w:r w:rsidR="00915617">
        <w:t>used to represent the system</w:t>
      </w:r>
      <w:r w:rsidR="00CE7D09">
        <w:t>'</w:t>
      </w:r>
      <w:r w:rsidR="00915617">
        <w:t>s process flow and dynamic characteristics</w:t>
      </w:r>
      <w:r w:rsidRPr="007C6F55">
        <w:t xml:space="preserve">. It emphasizes </w:t>
      </w:r>
      <w:r w:rsidR="00915617">
        <w:t>the actions</w:t>
      </w:r>
      <w:r w:rsidRPr="007C6F55">
        <w:t xml:space="preserve"> taken in a use case instance o</w:t>
      </w:r>
      <w:r w:rsidR="00CE7D09">
        <w:t>f</w:t>
      </w:r>
      <w:r w:rsidRPr="007C6F55">
        <w:t xml:space="preserve"> an object</w:t>
      </w:r>
      <w:r w:rsidR="00CE7D09">
        <w:t xml:space="preserve"> and</w:t>
      </w:r>
      <w:r w:rsidRPr="007C6F55">
        <w:t xml:space="preserve"> the words that go into implementing an operation (method)</w:t>
      </w:r>
      <w:r w:rsidR="00692DF4">
        <w:t xml:space="preserve">. </w:t>
      </w:r>
      <w:sdt>
        <w:sdtPr>
          <w:tag w:val="MENDELEY_CITATION_v3_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"/>
          <w:id w:val="1781450977"/>
          <w:placeholder>
            <w:docPart w:val="E83347CAA7D94714B16ECF14CBCC4411"/>
          </w:placeholder>
        </w:sdtPr>
        <w:sdtContent>
          <w:r w:rsidR="000E6715">
            <w:rPr>
              <w:rFonts w:eastAsia="Times New Roman"/>
            </w:rPr>
            <w:t>(</w:t>
          </w:r>
          <w:proofErr w:type="spellStart"/>
          <w:r w:rsidR="000E6715">
            <w:rPr>
              <w:rFonts w:eastAsia="Times New Roman"/>
            </w:rPr>
            <w:t>Bhattacharjeem</w:t>
          </w:r>
          <w:proofErr w:type="spellEnd"/>
          <w:r w:rsidR="000E6715">
            <w:rPr>
              <w:rFonts w:eastAsia="Times New Roman"/>
            </w:rPr>
            <w:t xml:space="preserve"> &amp; </w:t>
          </w:r>
          <w:proofErr w:type="spellStart"/>
          <w:r w:rsidR="000E6715">
            <w:rPr>
              <w:rFonts w:eastAsia="Times New Roman"/>
            </w:rPr>
            <w:t>Shyamasundar</w:t>
          </w:r>
          <w:proofErr w:type="spellEnd"/>
          <w:r w:rsidR="000E6715">
            <w:rPr>
              <w:rFonts w:eastAsia="Times New Roman"/>
            </w:rPr>
            <w:t>, 2009)</w:t>
          </w:r>
        </w:sdtContent>
      </w:sdt>
    </w:p>
    <w:p w14:paraId="225079E2" w14:textId="3E509C85" w:rsidR="00692DF4" w:rsidRDefault="00692DF4" w:rsidP="00692DF4">
      <w:r>
        <w:t>The used shape types and notations include.</w:t>
      </w:r>
    </w:p>
    <w:p w14:paraId="25FA0D09" w14:textId="13557893" w:rsidR="00692DF4" w:rsidRDefault="00692DF4" w:rsidP="00692DF4">
      <w:pPr>
        <w:pStyle w:val="ListParagraph"/>
        <w:numPr>
          <w:ilvl w:val="0"/>
          <w:numId w:val="21"/>
        </w:numPr>
      </w:pPr>
      <w:r>
        <w:t>Rounded rectangles represent actions</w:t>
      </w:r>
      <w:r w:rsidR="00915617">
        <w:t xml:space="preserve"> they perform</w:t>
      </w:r>
      <w:r>
        <w:t>.</w:t>
      </w:r>
    </w:p>
    <w:p w14:paraId="04D2DD47" w14:textId="77777777" w:rsidR="00692DF4" w:rsidRDefault="00692DF4" w:rsidP="00692DF4">
      <w:pPr>
        <w:pStyle w:val="ListParagraph"/>
        <w:numPr>
          <w:ilvl w:val="0"/>
          <w:numId w:val="21"/>
        </w:numPr>
      </w:pPr>
      <w:r>
        <w:t>The diamonds represent decisions.</w:t>
      </w:r>
    </w:p>
    <w:p w14:paraId="287F9974" w14:textId="77777777" w:rsidR="00692DF4" w:rsidRDefault="00692DF4" w:rsidP="00692DF4">
      <w:pPr>
        <w:pStyle w:val="ListParagraph"/>
        <w:numPr>
          <w:ilvl w:val="0"/>
          <w:numId w:val="21"/>
        </w:numPr>
      </w:pPr>
      <w:r>
        <w:lastRenderedPageBreak/>
        <w:t>The black circle represents the start (initial state) of the workflow.</w:t>
      </w:r>
    </w:p>
    <w:p w14:paraId="422EB482" w14:textId="51FEAFC1" w:rsidR="00692DF4" w:rsidRDefault="00692DF4" w:rsidP="00692DF4">
      <w:pPr>
        <w:pStyle w:val="ListParagraph"/>
        <w:numPr>
          <w:ilvl w:val="0"/>
          <w:numId w:val="21"/>
        </w:numPr>
      </w:pPr>
      <w:r>
        <w:t>The encircled black circle represents the end of the flow (final state)</w:t>
      </w:r>
    </w:p>
    <w:p w14:paraId="32A96D7C" w14:textId="28D9F6E1" w:rsidR="00BF5785" w:rsidRDefault="00BF5785" w:rsidP="00BF5785">
      <w:pPr>
        <w:pStyle w:val="ListParagraph"/>
        <w:ind w:left="1080"/>
      </w:pPr>
    </w:p>
    <w:p w14:paraId="39B190E5" w14:textId="5F59C83F" w:rsidR="00BF5785" w:rsidRDefault="00A47411" w:rsidP="00BF5785">
      <w:pPr>
        <w:keepNext/>
        <w:jc w:val="center"/>
      </w:pPr>
      <w:r>
        <w:rPr>
          <w:noProof/>
        </w:rPr>
        <w:drawing>
          <wp:inline distT="0" distB="0" distL="0" distR="0" wp14:anchorId="02A64B44" wp14:editId="3D93A944">
            <wp:extent cx="4381500" cy="68580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6858000"/>
                    </a:xfrm>
                    <a:prstGeom prst="rect">
                      <a:avLst/>
                    </a:prstGeom>
                    <a:noFill/>
                    <a:ln>
                      <a:noFill/>
                    </a:ln>
                  </pic:spPr>
                </pic:pic>
              </a:graphicData>
            </a:graphic>
          </wp:inline>
        </w:drawing>
      </w:r>
    </w:p>
    <w:p w14:paraId="4CE0DE7E" w14:textId="357A5531" w:rsidR="00BF5785" w:rsidRPr="005622B7" w:rsidRDefault="00BF5785" w:rsidP="00BF5785">
      <w:pPr>
        <w:jc w:val="center"/>
        <w:rPr>
          <w:b/>
          <w:bCs/>
        </w:rPr>
      </w:pPr>
      <w:bookmarkStart w:id="129" w:name="_Toc105430759"/>
      <w:bookmarkStart w:id="130" w:name="_Toc106290776"/>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3</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3</w:t>
      </w:r>
      <w:r w:rsidRPr="005622B7">
        <w:rPr>
          <w:b/>
          <w:bCs/>
          <w:noProof/>
        </w:rPr>
        <w:fldChar w:fldCharType="end"/>
      </w:r>
      <w:r w:rsidRPr="005622B7">
        <w:rPr>
          <w:b/>
          <w:bCs/>
        </w:rPr>
        <w:t>:Activity Diagram for Bible Study</w:t>
      </w:r>
      <w:bookmarkEnd w:id="129"/>
      <w:bookmarkEnd w:id="130"/>
    </w:p>
    <w:p w14:paraId="640C2D51" w14:textId="77777777" w:rsidR="00BF5785" w:rsidRDefault="00BF5785" w:rsidP="00BF5785">
      <w:pPr>
        <w:keepNext/>
        <w:jc w:val="center"/>
      </w:pPr>
      <w:r>
        <w:rPr>
          <w:noProof/>
        </w:rPr>
        <w:lastRenderedPageBreak/>
        <w:drawing>
          <wp:inline distT="0" distB="0" distL="0" distR="0" wp14:anchorId="6A22FB6E" wp14:editId="2AF86F6A">
            <wp:extent cx="5943600" cy="762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629525"/>
                    </a:xfrm>
                    <a:prstGeom prst="rect">
                      <a:avLst/>
                    </a:prstGeom>
                    <a:noFill/>
                    <a:ln>
                      <a:noFill/>
                    </a:ln>
                  </pic:spPr>
                </pic:pic>
              </a:graphicData>
            </a:graphic>
          </wp:inline>
        </w:drawing>
      </w:r>
    </w:p>
    <w:p w14:paraId="53D4F70C" w14:textId="62AB67AE" w:rsidR="00BF5785" w:rsidRPr="005622B7" w:rsidRDefault="00BF5785" w:rsidP="00BF5785">
      <w:pPr>
        <w:jc w:val="center"/>
        <w:rPr>
          <w:b/>
          <w:bCs/>
        </w:rPr>
      </w:pPr>
      <w:bookmarkStart w:id="131" w:name="_Toc105430760"/>
      <w:bookmarkStart w:id="132" w:name="_Toc106290777"/>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3</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4</w:t>
      </w:r>
      <w:r w:rsidRPr="005622B7">
        <w:rPr>
          <w:b/>
          <w:bCs/>
          <w:noProof/>
        </w:rPr>
        <w:fldChar w:fldCharType="end"/>
      </w:r>
      <w:r w:rsidRPr="005622B7">
        <w:rPr>
          <w:b/>
          <w:bCs/>
        </w:rPr>
        <w:t>:Activity Diagram for Bible verse search</w:t>
      </w:r>
      <w:bookmarkEnd w:id="131"/>
      <w:bookmarkEnd w:id="132"/>
    </w:p>
    <w:p w14:paraId="07240FC7" w14:textId="566B4FB5" w:rsidR="00BF5785" w:rsidRDefault="00F806C2" w:rsidP="00F806C2">
      <w:pPr>
        <w:pStyle w:val="Heading2"/>
      </w:pPr>
      <w:bookmarkStart w:id="133" w:name="_Toc105430023"/>
      <w:bookmarkStart w:id="134" w:name="_Toc109421181"/>
      <w:r>
        <w:lastRenderedPageBreak/>
        <w:t>SEQUENCE DIAGRAM</w:t>
      </w:r>
      <w:bookmarkEnd w:id="133"/>
      <w:bookmarkEnd w:id="134"/>
    </w:p>
    <w:p w14:paraId="2BCF191E" w14:textId="7F11E8A3" w:rsidR="00F806C2" w:rsidRDefault="007C6F55" w:rsidP="00D41F02">
      <w:pPr>
        <w:rPr>
          <w:color w:val="000000"/>
        </w:rPr>
      </w:pPr>
      <w:r w:rsidRPr="007C6F55">
        <w:t>A sequence diagram</w:t>
      </w:r>
      <w:r w:rsidR="00915617">
        <w:t xml:space="preserve"> demonstrates how a group of objects interact and in what order</w:t>
      </w:r>
      <w:r w:rsidRPr="007C6F55">
        <w:t xml:space="preserve"> a type of UML (Unified Modelling Language).</w:t>
      </w:r>
      <w:r w:rsidR="00915617">
        <w:t xml:space="preserve"> </w:t>
      </w:r>
      <w:r w:rsidR="00915617" w:rsidRPr="00915617">
        <w:t>A sequence diagram focuses on the chronological arrangement, sequential order, or transmission order of communications.</w:t>
      </w:r>
      <w:sdt>
        <w:sdtPr>
          <w:rPr>
            <w:color w:val="000000"/>
          </w:rPr>
          <w:tag w:val="MENDELEY_CITATION_v3_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"/>
          <w:id w:val="-930431097"/>
          <w:placeholder>
            <w:docPart w:val="CF578F45B8E6456C8AE5FD301DBD2929"/>
          </w:placeholder>
        </w:sdtPr>
        <w:sdtContent>
          <w:r w:rsidR="00915617">
            <w:rPr>
              <w:color w:val="000000"/>
            </w:rPr>
            <w:t xml:space="preserve"> </w:t>
          </w:r>
          <w:r w:rsidR="000E6715" w:rsidRPr="000E6715">
            <w:rPr>
              <w:color w:val="000000"/>
            </w:rPr>
            <w:t>(Song, 2013)</w:t>
          </w:r>
        </w:sdtContent>
      </w:sdt>
    </w:p>
    <w:p w14:paraId="3E5FEEE2" w14:textId="77777777" w:rsidR="00F806C2" w:rsidRDefault="00F806C2" w:rsidP="00F806C2">
      <w:pPr>
        <w:keepNext/>
        <w:jc w:val="center"/>
      </w:pPr>
      <w:r>
        <w:rPr>
          <w:noProof/>
        </w:rPr>
        <w:drawing>
          <wp:inline distT="0" distB="0" distL="0" distR="0" wp14:anchorId="6A5DEFDA" wp14:editId="33D415D6">
            <wp:extent cx="5448300" cy="621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6210300"/>
                    </a:xfrm>
                    <a:prstGeom prst="rect">
                      <a:avLst/>
                    </a:prstGeom>
                    <a:noFill/>
                    <a:ln>
                      <a:noFill/>
                    </a:ln>
                  </pic:spPr>
                </pic:pic>
              </a:graphicData>
            </a:graphic>
          </wp:inline>
        </w:drawing>
      </w:r>
    </w:p>
    <w:p w14:paraId="3D6871EE" w14:textId="7DED45DC" w:rsidR="00F806C2" w:rsidRPr="005622B7" w:rsidRDefault="00F806C2" w:rsidP="00F806C2">
      <w:pPr>
        <w:jc w:val="center"/>
        <w:rPr>
          <w:b/>
          <w:bCs/>
        </w:rPr>
      </w:pPr>
      <w:bookmarkStart w:id="135" w:name="_Toc105430761"/>
      <w:bookmarkStart w:id="136" w:name="_Toc106290778"/>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3</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5</w:t>
      </w:r>
      <w:r w:rsidRPr="005622B7">
        <w:rPr>
          <w:b/>
          <w:bCs/>
          <w:noProof/>
        </w:rPr>
        <w:fldChar w:fldCharType="end"/>
      </w:r>
      <w:r w:rsidRPr="005622B7">
        <w:rPr>
          <w:b/>
          <w:bCs/>
        </w:rPr>
        <w:t>:Sequence diagram for Bible study</w:t>
      </w:r>
      <w:bookmarkEnd w:id="135"/>
      <w:bookmarkEnd w:id="136"/>
    </w:p>
    <w:p w14:paraId="7322C78D" w14:textId="184E73FF" w:rsidR="00F806C2" w:rsidRDefault="00F806C2" w:rsidP="00F806C2">
      <w:pPr>
        <w:jc w:val="center"/>
      </w:pPr>
    </w:p>
    <w:p w14:paraId="2B2EDC14" w14:textId="77777777" w:rsidR="0054424B" w:rsidRDefault="0054424B" w:rsidP="0054424B">
      <w:pPr>
        <w:keepNext/>
        <w:jc w:val="center"/>
      </w:pPr>
      <w:r>
        <w:rPr>
          <w:noProof/>
        </w:rPr>
        <w:drawing>
          <wp:inline distT="0" distB="0" distL="0" distR="0" wp14:anchorId="081A4A73" wp14:editId="19F23612">
            <wp:extent cx="5943600" cy="3812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p>
    <w:p w14:paraId="14C4B636" w14:textId="6D64B09E" w:rsidR="00F806C2" w:rsidRPr="005622B7" w:rsidRDefault="0054424B" w:rsidP="0054424B">
      <w:pPr>
        <w:jc w:val="center"/>
        <w:rPr>
          <w:b/>
          <w:bCs/>
        </w:rPr>
      </w:pPr>
      <w:bookmarkStart w:id="137" w:name="_Toc105430762"/>
      <w:bookmarkStart w:id="138" w:name="_Toc106290779"/>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3</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6</w:t>
      </w:r>
      <w:r w:rsidRPr="005622B7">
        <w:rPr>
          <w:b/>
          <w:bCs/>
          <w:noProof/>
        </w:rPr>
        <w:fldChar w:fldCharType="end"/>
      </w:r>
      <w:r w:rsidRPr="005622B7">
        <w:rPr>
          <w:b/>
          <w:bCs/>
        </w:rPr>
        <w:t>:Sequene diagram for Bible verse search</w:t>
      </w:r>
      <w:bookmarkEnd w:id="137"/>
      <w:bookmarkEnd w:id="138"/>
    </w:p>
    <w:p w14:paraId="6DDDBB20" w14:textId="77777777" w:rsidR="00F806C2" w:rsidRPr="00F806C2" w:rsidRDefault="00F806C2" w:rsidP="00F806C2"/>
    <w:p w14:paraId="359165C5" w14:textId="77777777" w:rsidR="00692DF4" w:rsidRDefault="00692DF4" w:rsidP="00692DF4"/>
    <w:p w14:paraId="0DB2CC6F" w14:textId="6C1880C2" w:rsidR="00131639" w:rsidRDefault="00131639" w:rsidP="00C82C49"/>
    <w:p w14:paraId="03108F29" w14:textId="2D50D4F6" w:rsidR="0062172F" w:rsidRDefault="0062172F" w:rsidP="00C82C49"/>
    <w:p w14:paraId="1106BCA3" w14:textId="4A7F6679" w:rsidR="0062172F" w:rsidRDefault="0062172F" w:rsidP="00C82C49"/>
    <w:p w14:paraId="148AFEB6" w14:textId="335A3BEC" w:rsidR="0062172F" w:rsidRDefault="0062172F" w:rsidP="00C82C49"/>
    <w:p w14:paraId="27B9A23B" w14:textId="17916E94" w:rsidR="0062172F" w:rsidRDefault="0062172F" w:rsidP="00C82C49"/>
    <w:p w14:paraId="414BDFA2" w14:textId="16CF28B7" w:rsidR="0062172F" w:rsidRDefault="0062172F" w:rsidP="00C82C49"/>
    <w:p w14:paraId="2459A64F" w14:textId="1E4DF686" w:rsidR="0062172F" w:rsidRDefault="0062172F" w:rsidP="00C82C49"/>
    <w:p w14:paraId="2FF733A5" w14:textId="39F964BE" w:rsidR="0062172F" w:rsidRPr="00D05D28" w:rsidRDefault="0062172F" w:rsidP="00D05D28">
      <w:pPr>
        <w:pStyle w:val="Intro-heading"/>
      </w:pPr>
      <w:bookmarkStart w:id="139" w:name="_Toc109421182"/>
      <w:r>
        <w:lastRenderedPageBreak/>
        <w:t xml:space="preserve">CHAPTER </w:t>
      </w:r>
      <w:r w:rsidR="00D05D28">
        <w:t>FOUR</w:t>
      </w:r>
      <w:bookmarkEnd w:id="139"/>
    </w:p>
    <w:p w14:paraId="04CDC322" w14:textId="685B1A6C" w:rsidR="0062172F" w:rsidRDefault="0062172F" w:rsidP="0062172F">
      <w:pPr>
        <w:pStyle w:val="Heading1"/>
      </w:pPr>
      <w:bookmarkStart w:id="140" w:name="_Toc106323858"/>
      <w:bookmarkStart w:id="141" w:name="_Toc106578126"/>
      <w:bookmarkStart w:id="142" w:name="_Toc109421183"/>
      <w:r>
        <w:t>IMPLEMENTATION</w:t>
      </w:r>
      <w:bookmarkEnd w:id="140"/>
      <w:bookmarkEnd w:id="141"/>
      <w:bookmarkEnd w:id="142"/>
    </w:p>
    <w:p w14:paraId="0A119753" w14:textId="661EB68E" w:rsidR="0062172F" w:rsidRDefault="0062172F" w:rsidP="0062172F">
      <w:pPr>
        <w:pStyle w:val="Heading2"/>
      </w:pPr>
      <w:bookmarkStart w:id="143" w:name="_Toc109421184"/>
      <w:r>
        <w:t>INTRODUCTION</w:t>
      </w:r>
      <w:bookmarkEnd w:id="143"/>
    </w:p>
    <w:p w14:paraId="434E6304" w14:textId="1AF37380" w:rsidR="00F94D26" w:rsidRPr="00F94D26" w:rsidRDefault="00F94D26" w:rsidP="00F94D26">
      <w:r>
        <w:t xml:space="preserve">This chapter </w:t>
      </w:r>
      <w:r w:rsidR="00D05D28">
        <w:t>entails in</w:t>
      </w:r>
      <w:r w:rsidR="00915617">
        <w:t>-</w:t>
      </w:r>
      <w:r w:rsidR="00D05D28">
        <w:t>depth details about the system</w:t>
      </w:r>
      <w:r w:rsidR="00915617">
        <w:t>,</w:t>
      </w:r>
      <w:r w:rsidR="00D05D28">
        <w:t xml:space="preserve"> hardware and software requirements, and the in</w:t>
      </w:r>
      <w:r w:rsidR="005450BE">
        <w:t>t</w:t>
      </w:r>
      <w:r w:rsidR="00D05D28">
        <w:t>eraction flow with screenshots of how the bot</w:t>
      </w:r>
      <w:r w:rsidR="005450BE">
        <w:t xml:space="preserve"> conversation flows for each function. The chapter will also contain various modules and other programming concepts </w:t>
      </w:r>
      <w:r w:rsidR="00915617">
        <w:t>to actualize</w:t>
      </w:r>
      <w:r w:rsidR="005450BE">
        <w:t xml:space="preserve"> the system.</w:t>
      </w:r>
    </w:p>
    <w:p w14:paraId="6C6B7086" w14:textId="0C7394BD" w:rsidR="0062172F" w:rsidRDefault="0062172F" w:rsidP="0062172F">
      <w:pPr>
        <w:pStyle w:val="Heading2"/>
      </w:pPr>
      <w:bookmarkStart w:id="144" w:name="_Toc109421185"/>
      <w:r>
        <w:t>SYSTEM REQUIREMENTS</w:t>
      </w:r>
      <w:bookmarkEnd w:id="144"/>
    </w:p>
    <w:p w14:paraId="491DC617" w14:textId="64022434" w:rsidR="00E423FE" w:rsidRDefault="00E423FE" w:rsidP="00E423FE">
      <w:r>
        <w:t xml:space="preserve">According to [cite here], system requirements are the configurations a system must have </w:t>
      </w:r>
      <w:r w:rsidR="00EE2383">
        <w:t>for</w:t>
      </w:r>
      <w:r>
        <w:t xml:space="preserve"> a hardware or software program to function smoothly and effectively. </w:t>
      </w:r>
      <w:r w:rsidR="00EE2383">
        <w:t>During</w:t>
      </w:r>
      <w:r>
        <w:t xml:space="preserve"> </w:t>
      </w:r>
      <w:r w:rsidR="00915617">
        <w:t xml:space="preserve">the </w:t>
      </w:r>
      <w:r>
        <w:t>develop</w:t>
      </w:r>
      <w:r w:rsidR="00EE2383">
        <w:t>ment of</w:t>
      </w:r>
      <w:r>
        <w:t xml:space="preserve"> this system, the following software, hardware, and software deployment </w:t>
      </w:r>
      <w:r w:rsidR="00EE2383">
        <w:t xml:space="preserve">requirements </w:t>
      </w:r>
      <w:r w:rsidR="00915617">
        <w:t>are helpful</w:t>
      </w:r>
      <w:r w:rsidR="00EE2383">
        <w:t xml:space="preserve"> to ensure a successful implementation</w:t>
      </w:r>
      <w:r w:rsidR="00915617">
        <w:t>,</w:t>
      </w:r>
      <w:r w:rsidR="00EE2383">
        <w:t xml:space="preserve"> as displayed in Table 4.1, Table 4.2, and Table 4.3</w:t>
      </w:r>
      <w:r w:rsidR="00915617">
        <w:t>,</w:t>
      </w:r>
      <w:r w:rsidR="00EE2383">
        <w:t xml:space="preserve"> respectively.</w:t>
      </w:r>
    </w:p>
    <w:p w14:paraId="6EE86A95" w14:textId="06BC9773" w:rsidR="00711BB9" w:rsidRPr="005622B7" w:rsidRDefault="00711BB9" w:rsidP="00711BB9">
      <w:pPr>
        <w:jc w:val="center"/>
        <w:rPr>
          <w:b/>
          <w:bCs/>
        </w:rPr>
      </w:pPr>
      <w:bookmarkStart w:id="145" w:name="_Toc106291059"/>
      <w:r w:rsidRPr="005622B7">
        <w:rPr>
          <w:b/>
          <w:bCs/>
        </w:rPr>
        <w:t xml:space="preserve">Table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00224828" w:rsidRPr="005622B7">
        <w:rPr>
          <w:b/>
          <w:bCs/>
        </w:rPr>
        <w:t>.</w:t>
      </w:r>
      <w:r w:rsidRPr="005622B7">
        <w:rPr>
          <w:b/>
          <w:bCs/>
        </w:rPr>
        <w:fldChar w:fldCharType="begin"/>
      </w:r>
      <w:r w:rsidRPr="005622B7">
        <w:rPr>
          <w:b/>
          <w:bCs/>
        </w:rPr>
        <w:instrText xml:space="preserve"> SEQ Table \* ARABIC \s 1 </w:instrText>
      </w:r>
      <w:r w:rsidRPr="005622B7">
        <w:rPr>
          <w:b/>
          <w:bCs/>
        </w:rPr>
        <w:fldChar w:fldCharType="separate"/>
      </w:r>
      <w:r w:rsidR="004A6B4E" w:rsidRPr="005622B7">
        <w:rPr>
          <w:b/>
          <w:bCs/>
          <w:noProof/>
        </w:rPr>
        <w:t>1</w:t>
      </w:r>
      <w:r w:rsidRPr="005622B7">
        <w:rPr>
          <w:b/>
          <w:bCs/>
          <w:noProof/>
        </w:rPr>
        <w:fldChar w:fldCharType="end"/>
      </w:r>
      <w:r w:rsidRPr="005622B7">
        <w:rPr>
          <w:b/>
          <w:bCs/>
        </w:rPr>
        <w:t>: Software requirements</w:t>
      </w:r>
      <w:bookmarkEnd w:id="145"/>
    </w:p>
    <w:tbl>
      <w:tblPr>
        <w:tblStyle w:val="TableGrid"/>
        <w:tblW w:w="0" w:type="auto"/>
        <w:jc w:val="center"/>
        <w:tblLook w:val="04A0" w:firstRow="1" w:lastRow="0" w:firstColumn="1" w:lastColumn="0" w:noHBand="0" w:noVBand="1"/>
      </w:tblPr>
      <w:tblGrid>
        <w:gridCol w:w="3102"/>
        <w:gridCol w:w="3102"/>
      </w:tblGrid>
      <w:tr w:rsidR="00EE2383" w14:paraId="7CCCDB2D" w14:textId="77777777" w:rsidTr="00711BB9">
        <w:trPr>
          <w:trHeight w:val="363"/>
          <w:jc w:val="center"/>
        </w:trPr>
        <w:tc>
          <w:tcPr>
            <w:tcW w:w="3102" w:type="dxa"/>
          </w:tcPr>
          <w:p w14:paraId="1B150B4A" w14:textId="032707A6" w:rsidR="00EE2383" w:rsidRDefault="00EE3AD9" w:rsidP="005450BE">
            <w:pPr>
              <w:spacing w:after="0"/>
            </w:pPr>
            <w:r>
              <w:t>Requirements</w:t>
            </w:r>
          </w:p>
        </w:tc>
        <w:tc>
          <w:tcPr>
            <w:tcW w:w="3102" w:type="dxa"/>
          </w:tcPr>
          <w:p w14:paraId="115ECC36" w14:textId="484F4A02" w:rsidR="00EE2383" w:rsidRDefault="00EE3AD9" w:rsidP="005450BE">
            <w:pPr>
              <w:spacing w:after="0"/>
            </w:pPr>
            <w:r>
              <w:t>Software</w:t>
            </w:r>
          </w:p>
        </w:tc>
      </w:tr>
      <w:tr w:rsidR="00EE2383" w14:paraId="671D8EB3" w14:textId="77777777" w:rsidTr="00711BB9">
        <w:trPr>
          <w:trHeight w:val="493"/>
          <w:jc w:val="center"/>
        </w:trPr>
        <w:tc>
          <w:tcPr>
            <w:tcW w:w="3102" w:type="dxa"/>
          </w:tcPr>
          <w:p w14:paraId="5A0149F4" w14:textId="6CA9A8F1" w:rsidR="00EE2383" w:rsidRDefault="00711BB9" w:rsidP="005450BE">
            <w:pPr>
              <w:spacing w:after="0"/>
            </w:pPr>
            <w:r>
              <w:t>Operating System</w:t>
            </w:r>
          </w:p>
        </w:tc>
        <w:tc>
          <w:tcPr>
            <w:tcW w:w="3102" w:type="dxa"/>
          </w:tcPr>
          <w:p w14:paraId="7E7EF22C" w14:textId="76366C88" w:rsidR="00EE2383" w:rsidRDefault="00711BB9" w:rsidP="005450BE">
            <w:pPr>
              <w:spacing w:after="0"/>
            </w:pPr>
            <w:r>
              <w:t>Windows 11</w:t>
            </w:r>
          </w:p>
        </w:tc>
      </w:tr>
      <w:tr w:rsidR="00EE2383" w14:paraId="785B6C54" w14:textId="77777777" w:rsidTr="00711BB9">
        <w:trPr>
          <w:trHeight w:val="503"/>
          <w:jc w:val="center"/>
        </w:trPr>
        <w:tc>
          <w:tcPr>
            <w:tcW w:w="3102" w:type="dxa"/>
          </w:tcPr>
          <w:p w14:paraId="73F847A9" w14:textId="60B5A618" w:rsidR="00EE2383" w:rsidRDefault="00711BB9" w:rsidP="005450BE">
            <w:pPr>
              <w:spacing w:after="0"/>
            </w:pPr>
            <w:r>
              <w:t>Database</w:t>
            </w:r>
          </w:p>
        </w:tc>
        <w:tc>
          <w:tcPr>
            <w:tcW w:w="3102" w:type="dxa"/>
          </w:tcPr>
          <w:p w14:paraId="16E2080C" w14:textId="4B119950" w:rsidR="00EE2383" w:rsidRDefault="00711BB9" w:rsidP="005450BE">
            <w:pPr>
              <w:spacing w:after="0"/>
            </w:pPr>
            <w:proofErr w:type="spellStart"/>
            <w:r>
              <w:t>GetBible</w:t>
            </w:r>
            <w:proofErr w:type="spellEnd"/>
            <w:r>
              <w:t xml:space="preserve"> API</w:t>
            </w:r>
          </w:p>
        </w:tc>
      </w:tr>
      <w:tr w:rsidR="00EE2383" w14:paraId="7C5FFEAF" w14:textId="77777777" w:rsidTr="00711BB9">
        <w:trPr>
          <w:trHeight w:val="493"/>
          <w:jc w:val="center"/>
        </w:trPr>
        <w:tc>
          <w:tcPr>
            <w:tcW w:w="3102" w:type="dxa"/>
          </w:tcPr>
          <w:p w14:paraId="6657C6A7" w14:textId="2D0184D1" w:rsidR="00EE2383" w:rsidRDefault="00711BB9" w:rsidP="005450BE">
            <w:pPr>
              <w:spacing w:after="0"/>
            </w:pPr>
            <w:r>
              <w:t>Development tool/IDE</w:t>
            </w:r>
          </w:p>
        </w:tc>
        <w:tc>
          <w:tcPr>
            <w:tcW w:w="3102" w:type="dxa"/>
          </w:tcPr>
          <w:p w14:paraId="506CE37C" w14:textId="3E8FD9F2" w:rsidR="00EE2383" w:rsidRDefault="00711BB9" w:rsidP="005450BE">
            <w:pPr>
              <w:spacing w:after="0"/>
            </w:pPr>
            <w:proofErr w:type="spellStart"/>
            <w:r>
              <w:t>Pycharm</w:t>
            </w:r>
            <w:proofErr w:type="spellEnd"/>
          </w:p>
        </w:tc>
      </w:tr>
      <w:tr w:rsidR="00EE2383" w14:paraId="116DA406" w14:textId="77777777" w:rsidTr="00711BB9">
        <w:trPr>
          <w:trHeight w:val="493"/>
          <w:jc w:val="center"/>
        </w:trPr>
        <w:tc>
          <w:tcPr>
            <w:tcW w:w="3102" w:type="dxa"/>
          </w:tcPr>
          <w:p w14:paraId="09BA7C55" w14:textId="067FD916" w:rsidR="00EE2383" w:rsidRDefault="00711BB9" w:rsidP="005450BE">
            <w:pPr>
              <w:spacing w:after="0"/>
            </w:pPr>
            <w:r>
              <w:t>Programming language</w:t>
            </w:r>
          </w:p>
        </w:tc>
        <w:tc>
          <w:tcPr>
            <w:tcW w:w="3102" w:type="dxa"/>
          </w:tcPr>
          <w:p w14:paraId="52408CFD" w14:textId="58FA4AEC" w:rsidR="00EE2383" w:rsidRDefault="00711BB9" w:rsidP="005450BE">
            <w:pPr>
              <w:spacing w:after="0"/>
            </w:pPr>
            <w:r>
              <w:t>Python</w:t>
            </w:r>
          </w:p>
        </w:tc>
      </w:tr>
      <w:tr w:rsidR="00EE2383" w14:paraId="395D35E9" w14:textId="77777777" w:rsidTr="00711BB9">
        <w:trPr>
          <w:trHeight w:val="493"/>
          <w:jc w:val="center"/>
        </w:trPr>
        <w:tc>
          <w:tcPr>
            <w:tcW w:w="3102" w:type="dxa"/>
          </w:tcPr>
          <w:p w14:paraId="363A330D" w14:textId="000AE1AA" w:rsidR="00EE2383" w:rsidRDefault="00711BB9" w:rsidP="005450BE">
            <w:pPr>
              <w:spacing w:after="0"/>
              <w:jc w:val="left"/>
            </w:pPr>
            <w:r>
              <w:t>Programming language version</w:t>
            </w:r>
          </w:p>
        </w:tc>
        <w:tc>
          <w:tcPr>
            <w:tcW w:w="3102" w:type="dxa"/>
          </w:tcPr>
          <w:p w14:paraId="71C54E64" w14:textId="328C8B58" w:rsidR="00EE2383" w:rsidRDefault="00711BB9" w:rsidP="005450BE">
            <w:pPr>
              <w:spacing w:after="0"/>
            </w:pPr>
            <w:r>
              <w:t>Python 3.9</w:t>
            </w:r>
          </w:p>
        </w:tc>
      </w:tr>
    </w:tbl>
    <w:p w14:paraId="58FFE771" w14:textId="73BD3AB0" w:rsidR="00EE2383" w:rsidRDefault="00EE2383" w:rsidP="00E423FE"/>
    <w:p w14:paraId="3D8165C7" w14:textId="77777777" w:rsidR="00AA1AE7" w:rsidRDefault="00AA1AE7" w:rsidP="00E423FE"/>
    <w:p w14:paraId="7105AA2F" w14:textId="46701FE2" w:rsidR="00AA1AE7" w:rsidRPr="005622B7" w:rsidRDefault="00AA1AE7" w:rsidP="00AA1AE7">
      <w:pPr>
        <w:jc w:val="center"/>
        <w:rPr>
          <w:b/>
          <w:bCs/>
        </w:rPr>
      </w:pPr>
      <w:bookmarkStart w:id="146" w:name="_Toc106291060"/>
      <w:r w:rsidRPr="005622B7">
        <w:rPr>
          <w:b/>
          <w:bCs/>
        </w:rPr>
        <w:t xml:space="preserve">Table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00224828" w:rsidRPr="005622B7">
        <w:rPr>
          <w:b/>
          <w:bCs/>
        </w:rPr>
        <w:t>.</w:t>
      </w:r>
      <w:r w:rsidRPr="005622B7">
        <w:rPr>
          <w:b/>
          <w:bCs/>
        </w:rPr>
        <w:fldChar w:fldCharType="begin"/>
      </w:r>
      <w:r w:rsidRPr="005622B7">
        <w:rPr>
          <w:b/>
          <w:bCs/>
        </w:rPr>
        <w:instrText xml:space="preserve"> SEQ Table \* ARABIC \s 1 </w:instrText>
      </w:r>
      <w:r w:rsidRPr="005622B7">
        <w:rPr>
          <w:b/>
          <w:bCs/>
        </w:rPr>
        <w:fldChar w:fldCharType="separate"/>
      </w:r>
      <w:r w:rsidR="004A6B4E" w:rsidRPr="005622B7">
        <w:rPr>
          <w:b/>
          <w:bCs/>
          <w:noProof/>
        </w:rPr>
        <w:t>2</w:t>
      </w:r>
      <w:r w:rsidRPr="005622B7">
        <w:rPr>
          <w:b/>
          <w:bCs/>
          <w:noProof/>
        </w:rPr>
        <w:fldChar w:fldCharType="end"/>
      </w:r>
      <w:r w:rsidRPr="005622B7">
        <w:rPr>
          <w:b/>
          <w:bCs/>
        </w:rPr>
        <w:t>: Hardware Deployment Requirement</w:t>
      </w:r>
      <w:bookmarkEnd w:id="146"/>
    </w:p>
    <w:tbl>
      <w:tblPr>
        <w:tblStyle w:val="TableGrid"/>
        <w:tblW w:w="0" w:type="auto"/>
        <w:jc w:val="center"/>
        <w:tblLook w:val="04A0" w:firstRow="1" w:lastRow="0" w:firstColumn="1" w:lastColumn="0" w:noHBand="0" w:noVBand="1"/>
      </w:tblPr>
      <w:tblGrid>
        <w:gridCol w:w="3685"/>
      </w:tblGrid>
      <w:tr w:rsidR="003248E4" w14:paraId="39D3F273" w14:textId="77777777" w:rsidTr="00AA1AE7">
        <w:trPr>
          <w:jc w:val="center"/>
        </w:trPr>
        <w:tc>
          <w:tcPr>
            <w:tcW w:w="3685" w:type="dxa"/>
          </w:tcPr>
          <w:p w14:paraId="236376DE" w14:textId="30DDD854" w:rsidR="003248E4" w:rsidRDefault="003248E4" w:rsidP="005450BE">
            <w:pPr>
              <w:spacing w:after="0"/>
            </w:pPr>
            <w:r>
              <w:lastRenderedPageBreak/>
              <w:t>8GB RAM</w:t>
            </w:r>
          </w:p>
        </w:tc>
      </w:tr>
      <w:tr w:rsidR="003248E4" w14:paraId="5815A6AB" w14:textId="77777777" w:rsidTr="00AA1AE7">
        <w:trPr>
          <w:jc w:val="center"/>
        </w:trPr>
        <w:tc>
          <w:tcPr>
            <w:tcW w:w="3685" w:type="dxa"/>
          </w:tcPr>
          <w:p w14:paraId="1308EA6A" w14:textId="55672BBB" w:rsidR="003248E4" w:rsidRDefault="003248E4" w:rsidP="005450BE">
            <w:pPr>
              <w:spacing w:after="0"/>
            </w:pPr>
            <w:r>
              <w:t>1TB Hard drive</w:t>
            </w:r>
          </w:p>
        </w:tc>
      </w:tr>
      <w:tr w:rsidR="003248E4" w14:paraId="2EEB004E" w14:textId="77777777" w:rsidTr="00AA1AE7">
        <w:trPr>
          <w:jc w:val="center"/>
        </w:trPr>
        <w:tc>
          <w:tcPr>
            <w:tcW w:w="3685" w:type="dxa"/>
          </w:tcPr>
          <w:p w14:paraId="51A7D6DF" w14:textId="44FE2C34" w:rsidR="003248E4" w:rsidRDefault="003248E4" w:rsidP="005450BE">
            <w:pPr>
              <w:spacing w:after="0"/>
            </w:pPr>
            <w:r>
              <w:t>Intel® Core ™ i7-7500U Processor</w:t>
            </w:r>
          </w:p>
        </w:tc>
      </w:tr>
      <w:tr w:rsidR="003248E4" w14:paraId="6AC0ABC1" w14:textId="77777777" w:rsidTr="00AA1AE7">
        <w:trPr>
          <w:jc w:val="center"/>
        </w:trPr>
        <w:tc>
          <w:tcPr>
            <w:tcW w:w="3685" w:type="dxa"/>
          </w:tcPr>
          <w:p w14:paraId="08777B45" w14:textId="6902FF77" w:rsidR="003248E4" w:rsidRDefault="00AA1AE7" w:rsidP="005450BE">
            <w:pPr>
              <w:spacing w:after="0"/>
            </w:pPr>
            <w:r>
              <w:t>2.70Ghz</w:t>
            </w:r>
          </w:p>
        </w:tc>
      </w:tr>
    </w:tbl>
    <w:p w14:paraId="0E8E888B" w14:textId="636029AB" w:rsidR="003248E4" w:rsidRDefault="003248E4" w:rsidP="00E423FE"/>
    <w:p w14:paraId="51F7620A" w14:textId="4596E25F" w:rsidR="00224828" w:rsidRPr="005622B7" w:rsidRDefault="00224828" w:rsidP="00224828">
      <w:pPr>
        <w:jc w:val="center"/>
        <w:rPr>
          <w:b/>
          <w:bCs/>
        </w:rPr>
      </w:pPr>
      <w:bookmarkStart w:id="147" w:name="_Toc106291061"/>
      <w:r w:rsidRPr="005622B7">
        <w:rPr>
          <w:b/>
          <w:bCs/>
        </w:rPr>
        <w:t xml:space="preserve">Table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Table \* ARABIC \s 1 </w:instrText>
      </w:r>
      <w:r w:rsidRPr="005622B7">
        <w:rPr>
          <w:b/>
          <w:bCs/>
        </w:rPr>
        <w:fldChar w:fldCharType="separate"/>
      </w:r>
      <w:r w:rsidR="004A6B4E" w:rsidRPr="005622B7">
        <w:rPr>
          <w:b/>
          <w:bCs/>
          <w:noProof/>
        </w:rPr>
        <w:t>3</w:t>
      </w:r>
      <w:r w:rsidRPr="005622B7">
        <w:rPr>
          <w:b/>
          <w:bCs/>
          <w:noProof/>
        </w:rPr>
        <w:fldChar w:fldCharType="end"/>
      </w:r>
      <w:r w:rsidRPr="005622B7">
        <w:rPr>
          <w:b/>
          <w:bCs/>
        </w:rPr>
        <w:t>: Software Deployment Requirements</w:t>
      </w:r>
      <w:bookmarkEnd w:id="147"/>
    </w:p>
    <w:tbl>
      <w:tblPr>
        <w:tblStyle w:val="TableGrid"/>
        <w:tblW w:w="0" w:type="auto"/>
        <w:jc w:val="center"/>
        <w:tblLook w:val="04A0" w:firstRow="1" w:lastRow="0" w:firstColumn="1" w:lastColumn="0" w:noHBand="0" w:noVBand="1"/>
      </w:tblPr>
      <w:tblGrid>
        <w:gridCol w:w="2654"/>
      </w:tblGrid>
      <w:tr w:rsidR="00224828" w14:paraId="4656F6C0" w14:textId="77777777" w:rsidTr="005450BE">
        <w:trPr>
          <w:trHeight w:val="705"/>
          <w:jc w:val="center"/>
        </w:trPr>
        <w:tc>
          <w:tcPr>
            <w:tcW w:w="2654" w:type="dxa"/>
          </w:tcPr>
          <w:p w14:paraId="59986491" w14:textId="286DDBD0" w:rsidR="00224828" w:rsidRDefault="00224828" w:rsidP="005450BE">
            <w:pPr>
              <w:spacing w:after="0"/>
            </w:pPr>
            <w:r>
              <w:t>Python3.9</w:t>
            </w:r>
          </w:p>
        </w:tc>
      </w:tr>
      <w:tr w:rsidR="00224828" w14:paraId="207927BE" w14:textId="77777777" w:rsidTr="005450BE">
        <w:trPr>
          <w:trHeight w:val="705"/>
          <w:jc w:val="center"/>
        </w:trPr>
        <w:tc>
          <w:tcPr>
            <w:tcW w:w="2654" w:type="dxa"/>
          </w:tcPr>
          <w:p w14:paraId="1145090E" w14:textId="5CA8E8E8" w:rsidR="00224828" w:rsidRDefault="00224828" w:rsidP="005450BE">
            <w:pPr>
              <w:spacing w:after="0"/>
            </w:pPr>
            <w:r>
              <w:t>Speech Recognition</w:t>
            </w:r>
          </w:p>
        </w:tc>
      </w:tr>
      <w:tr w:rsidR="00224828" w14:paraId="22B51693" w14:textId="77777777" w:rsidTr="005450BE">
        <w:trPr>
          <w:trHeight w:val="705"/>
          <w:jc w:val="center"/>
        </w:trPr>
        <w:tc>
          <w:tcPr>
            <w:tcW w:w="2654" w:type="dxa"/>
          </w:tcPr>
          <w:p w14:paraId="62F66CB4" w14:textId="44AEB029" w:rsidR="00224828" w:rsidRDefault="00224828" w:rsidP="005450BE">
            <w:pPr>
              <w:spacing w:after="0"/>
            </w:pPr>
            <w:r>
              <w:t>Python Text to Speech</w:t>
            </w:r>
          </w:p>
        </w:tc>
      </w:tr>
      <w:tr w:rsidR="00224828" w14:paraId="7D359A7B" w14:textId="77777777" w:rsidTr="005450BE">
        <w:trPr>
          <w:trHeight w:val="338"/>
          <w:jc w:val="center"/>
        </w:trPr>
        <w:tc>
          <w:tcPr>
            <w:tcW w:w="2654" w:type="dxa"/>
          </w:tcPr>
          <w:p w14:paraId="182FCF6F" w14:textId="546C2486" w:rsidR="00224828" w:rsidRDefault="00224828" w:rsidP="005450BE">
            <w:pPr>
              <w:spacing w:after="0"/>
            </w:pPr>
            <w:r>
              <w:t xml:space="preserve">Python </w:t>
            </w:r>
            <w:proofErr w:type="spellStart"/>
            <w:r>
              <w:t>whatkit</w:t>
            </w:r>
            <w:proofErr w:type="spellEnd"/>
          </w:p>
        </w:tc>
      </w:tr>
      <w:tr w:rsidR="00224828" w14:paraId="65B8ED2D" w14:textId="77777777" w:rsidTr="005450BE">
        <w:trPr>
          <w:trHeight w:val="705"/>
          <w:jc w:val="center"/>
        </w:trPr>
        <w:tc>
          <w:tcPr>
            <w:tcW w:w="2654" w:type="dxa"/>
          </w:tcPr>
          <w:p w14:paraId="0C7453A1" w14:textId="41FF1763" w:rsidR="00224828" w:rsidRDefault="00224828" w:rsidP="005450BE">
            <w:pPr>
              <w:spacing w:after="0"/>
            </w:pPr>
            <w:r>
              <w:t>Command</w:t>
            </w:r>
          </w:p>
        </w:tc>
      </w:tr>
      <w:tr w:rsidR="00224828" w14:paraId="1406D7EE" w14:textId="77777777" w:rsidTr="005450BE">
        <w:trPr>
          <w:trHeight w:val="74"/>
          <w:jc w:val="center"/>
        </w:trPr>
        <w:tc>
          <w:tcPr>
            <w:tcW w:w="2654" w:type="dxa"/>
          </w:tcPr>
          <w:p w14:paraId="026FBF34" w14:textId="5A30D545" w:rsidR="00224828" w:rsidRDefault="00224828" w:rsidP="005450BE">
            <w:pPr>
              <w:spacing w:after="0"/>
            </w:pPr>
            <w:proofErr w:type="spellStart"/>
            <w:r>
              <w:t>PyAudio</w:t>
            </w:r>
            <w:proofErr w:type="spellEnd"/>
          </w:p>
        </w:tc>
      </w:tr>
    </w:tbl>
    <w:p w14:paraId="7B2B5F1B" w14:textId="77777777" w:rsidR="00224828" w:rsidRPr="00E423FE" w:rsidRDefault="00224828" w:rsidP="00E423FE"/>
    <w:p w14:paraId="5A3EC9D4" w14:textId="746ED498" w:rsidR="0062172F" w:rsidRDefault="005C0435" w:rsidP="0062172F">
      <w:pPr>
        <w:pStyle w:val="Heading2"/>
      </w:pPr>
      <w:bookmarkStart w:id="148" w:name="_Toc109421186"/>
      <w:r>
        <w:t>SYSTEM INTERFACE</w:t>
      </w:r>
      <w:bookmarkEnd w:id="148"/>
    </w:p>
    <w:p w14:paraId="5ADEC919" w14:textId="381B7ADD" w:rsidR="005C0435" w:rsidRDefault="005C0435" w:rsidP="005C0435">
      <w:bookmarkStart w:id="149" w:name="_Hlk105459850"/>
      <w:r>
        <w:t xml:space="preserve">A system interface serves as that connection point that helps </w:t>
      </w:r>
      <w:r w:rsidR="00915617">
        <w:t>facilitat</w:t>
      </w:r>
      <w:r>
        <w:t xml:space="preserve">e </w:t>
      </w:r>
      <w:r w:rsidR="004F49AB">
        <w:t>communication</w:t>
      </w:r>
      <w:r>
        <w:t xml:space="preserve"> and </w:t>
      </w:r>
      <w:r w:rsidR="00915617">
        <w:t>i</w:t>
      </w:r>
      <w:r>
        <w:t>nteraction between two or more, often unrelated, independent systems.</w:t>
      </w:r>
    </w:p>
    <w:p w14:paraId="69365F81" w14:textId="2D3767F4" w:rsidR="004F49AB" w:rsidRPr="005450BE" w:rsidRDefault="005C0435" w:rsidP="004F49AB">
      <w:r>
        <w:t>Due to the nature of this project, there are two main classes of users which include:</w:t>
      </w:r>
    </w:p>
    <w:p w14:paraId="65FACDB9" w14:textId="2CBFB1F6" w:rsidR="004F49AB" w:rsidRDefault="004F49AB" w:rsidP="004F49AB">
      <w:pPr>
        <w:pStyle w:val="ListParagraph"/>
        <w:numPr>
          <w:ilvl w:val="0"/>
          <w:numId w:val="22"/>
        </w:numPr>
      </w:pPr>
      <w:r>
        <w:t xml:space="preserve">USER: The user here is the individual that calls up the bot to perform the actions </w:t>
      </w:r>
      <w:r w:rsidR="00915617">
        <w:t xml:space="preserve">that the programmer assigns </w:t>
      </w:r>
      <w:r>
        <w:t>to the bot.</w:t>
      </w:r>
      <w:r w:rsidR="00956E1D">
        <w:t xml:space="preserve"> </w:t>
      </w:r>
      <w:r w:rsidR="00915617">
        <w:t>I</w:t>
      </w:r>
      <w:r w:rsidR="00956E1D">
        <w:t xml:space="preserve">t is also </w:t>
      </w:r>
      <w:r w:rsidR="00915617">
        <w:t>essential</w:t>
      </w:r>
      <w:r w:rsidR="00956E1D">
        <w:t xml:space="preserve"> to specify here that this bot requires </w:t>
      </w:r>
      <w:r w:rsidR="00915617">
        <w:t xml:space="preserve">an </w:t>
      </w:r>
      <w:r w:rsidR="00956E1D">
        <w:t xml:space="preserve">internet connection, so the user </w:t>
      </w:r>
      <w:r w:rsidR="00915617">
        <w:t>should have an internet connection before using</w:t>
      </w:r>
      <w:r w:rsidR="00956E1D">
        <w:t xml:space="preserve"> the chatbot.</w:t>
      </w:r>
    </w:p>
    <w:p w14:paraId="61B327B1" w14:textId="7087E016" w:rsidR="004F49AB" w:rsidRDefault="004F49AB" w:rsidP="004F49AB">
      <w:pPr>
        <w:pStyle w:val="ListParagraph"/>
        <w:numPr>
          <w:ilvl w:val="0"/>
          <w:numId w:val="22"/>
        </w:numPr>
      </w:pPr>
      <w:r>
        <w:lastRenderedPageBreak/>
        <w:t>Administrator: The administrator here is the person that handles maintaining the operations of the chatbot to ensure the bot continues to serve its executions properly.</w:t>
      </w:r>
      <w:r w:rsidR="00915617">
        <w:t xml:space="preserve"> </w:t>
      </w:r>
      <w:r w:rsidR="00915617" w:rsidRPr="00915617">
        <w:t>The administrator of this chatbot is the only person</w:t>
      </w:r>
      <w:r w:rsidR="00915617">
        <w:t xml:space="preserve"> that can </w:t>
      </w:r>
      <w:r w:rsidR="00915617" w:rsidRPr="00915617">
        <w:t>access or control any modification to the answer flow during chats or use of the bot.</w:t>
      </w:r>
    </w:p>
    <w:p w14:paraId="3575967D" w14:textId="584265A5" w:rsidR="004F49AB" w:rsidRDefault="006F2986" w:rsidP="00475674">
      <w:pPr>
        <w:pStyle w:val="Heading3"/>
      </w:pPr>
      <w:bookmarkStart w:id="150" w:name="_Toc109421187"/>
      <w:r>
        <w:t xml:space="preserve">PYTHON </w:t>
      </w:r>
      <w:r w:rsidR="008A1680">
        <w:t>FLASK ENVIRONMENT</w:t>
      </w:r>
      <w:bookmarkEnd w:id="150"/>
    </w:p>
    <w:p w14:paraId="026F6319" w14:textId="4194CD0D" w:rsidR="00EB5BB5" w:rsidRDefault="00915617" w:rsidP="00D14EB6">
      <w:r>
        <w:t>Flask framework creates a local host when the code is run and executed</w:t>
      </w:r>
      <w:r w:rsidR="00EB5BB5">
        <w:t xml:space="preserve">. Flask is a very minimal light web framework that gives </w:t>
      </w:r>
      <w:r>
        <w:t>valuable</w:t>
      </w:r>
      <w:r w:rsidR="00EB5BB5">
        <w:t xml:space="preserve"> tools and features that help mak</w:t>
      </w:r>
      <w:r>
        <w:t>e</w:t>
      </w:r>
      <w:r w:rsidR="00EB5BB5">
        <w:t xml:space="preserve"> web frameworks easier on </w:t>
      </w:r>
      <w:r w:rsidR="00BB0952">
        <w:t>p</w:t>
      </w:r>
      <w:r w:rsidR="00EB5BB5">
        <w:t xml:space="preserve">ython. </w:t>
      </w:r>
      <w:r>
        <w:t>Select the framework</w:t>
      </w:r>
      <w:r w:rsidR="00EB5BB5">
        <w:t xml:space="preserve"> due to its flexibility and ability to create a web app </w:t>
      </w:r>
      <w:r>
        <w:t>using</w:t>
      </w:r>
      <w:r w:rsidR="00EB5BB5">
        <w:t xml:space="preserve"> just one python file.</w:t>
      </w:r>
    </w:p>
    <w:p w14:paraId="153EA8DA" w14:textId="745DCF11" w:rsidR="00D14EB6" w:rsidRDefault="00D14EB6" w:rsidP="00D14EB6">
      <w:r>
        <w:t>Due to the nature of this system</w:t>
      </w:r>
      <w:r w:rsidR="00CE7D09">
        <w:t>'</w:t>
      </w:r>
      <w:r>
        <w:t>s impl</w:t>
      </w:r>
      <w:r w:rsidR="008A1680">
        <w:t xml:space="preserve">ementation, </w:t>
      </w:r>
      <w:r w:rsidR="00915617">
        <w:t>after creating the local host. The local host</w:t>
      </w:r>
      <w:r w:rsidR="008A1680">
        <w:t xml:space="preserve"> </w:t>
      </w:r>
      <w:r w:rsidR="00915617">
        <w:t>directs the user to a web page that will serve as a user interface f</w:t>
      </w:r>
      <w:r w:rsidR="00546C36">
        <w:t>or the chatbot</w:t>
      </w:r>
      <w:r w:rsidR="00915617">
        <w:t>.</w:t>
      </w:r>
      <w:r w:rsidR="00546C36">
        <w:t xml:space="preserve"> </w:t>
      </w:r>
      <w:r w:rsidR="00915617">
        <w:t>Accessing any function notifies the user by</w:t>
      </w:r>
      <w:r w:rsidR="00E813F9">
        <w:t xml:space="preserve"> saying</w:t>
      </w:r>
      <w:r w:rsidR="00546C36">
        <w:t xml:space="preserve"> </w:t>
      </w:r>
      <w:r w:rsidR="00CE7D09">
        <w:t>"</w:t>
      </w:r>
      <w:r w:rsidR="00546C36">
        <w:t>listening</w:t>
      </w:r>
      <w:r w:rsidR="00CE7D09">
        <w:t>"</w:t>
      </w:r>
      <w:r w:rsidR="00546C36">
        <w:t xml:space="preserve"> to show that the conversation with the chatbot is in session.</w:t>
      </w:r>
    </w:p>
    <w:p w14:paraId="643C1470" w14:textId="3546D450" w:rsidR="00546C36" w:rsidRDefault="00546C36" w:rsidP="00D14EB6">
      <w:r>
        <w:t>Figure 4.1 shows the front interface of the</w:t>
      </w:r>
      <w:r w:rsidR="00795D15">
        <w:t xml:space="preserve"> flask environment local server</w:t>
      </w:r>
      <w:r>
        <w:t>.</w:t>
      </w:r>
      <w:r w:rsidR="00956E1D">
        <w:t xml:space="preserve"> </w:t>
      </w:r>
      <w:r w:rsidR="00915617">
        <w:t>It e</w:t>
      </w:r>
      <w:r w:rsidR="00795D15">
        <w:t xml:space="preserve">ntails a brief overview of the bot and </w:t>
      </w:r>
      <w:r w:rsidR="00915617">
        <w:t xml:space="preserve">its </w:t>
      </w:r>
      <w:r w:rsidR="00795D15">
        <w:t>functions.</w:t>
      </w:r>
    </w:p>
    <w:p w14:paraId="7107F0CF" w14:textId="77777777" w:rsidR="00DC58A5" w:rsidRDefault="00DC58A5" w:rsidP="00C8233E">
      <w:pPr>
        <w:keepNext/>
        <w:jc w:val="center"/>
      </w:pPr>
      <w:r>
        <w:rPr>
          <w:noProof/>
        </w:rPr>
        <w:lastRenderedPageBreak/>
        <w:drawing>
          <wp:inline distT="0" distB="0" distL="0" distR="0" wp14:anchorId="446FC968" wp14:editId="21F7D9A1">
            <wp:extent cx="5943600" cy="3340735"/>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0F4267B8" w14:textId="4C957263" w:rsidR="00DC58A5" w:rsidRPr="005622B7" w:rsidRDefault="00DC58A5" w:rsidP="00DC58A5">
      <w:pPr>
        <w:jc w:val="center"/>
        <w:rPr>
          <w:b/>
          <w:bCs/>
        </w:rPr>
      </w:pPr>
      <w:bookmarkStart w:id="151" w:name="_Toc106290780"/>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1</w:t>
      </w:r>
      <w:r w:rsidRPr="005622B7">
        <w:rPr>
          <w:b/>
          <w:bCs/>
          <w:noProof/>
        </w:rPr>
        <w:fldChar w:fldCharType="end"/>
      </w:r>
      <w:r w:rsidRPr="005622B7">
        <w:rPr>
          <w:b/>
          <w:bCs/>
        </w:rPr>
        <w:t>:Flask web framework welcome page</w:t>
      </w:r>
      <w:bookmarkEnd w:id="151"/>
    </w:p>
    <w:p w14:paraId="38B712C4" w14:textId="135FBDAF" w:rsidR="003F535F" w:rsidRDefault="003F535F" w:rsidP="003F535F">
      <w:pPr>
        <w:pStyle w:val="Heading3"/>
      </w:pPr>
      <w:bookmarkStart w:id="152" w:name="_Toc109421188"/>
      <w:r>
        <w:t>HISTORY PAGE INTERFACE</w:t>
      </w:r>
      <w:bookmarkEnd w:id="152"/>
    </w:p>
    <w:p w14:paraId="742FA76F" w14:textId="4C0160A5" w:rsidR="00E813F9" w:rsidRDefault="00E813F9" w:rsidP="00D14EB6">
      <w:r>
        <w:t>After the entire session with the bot, the page</w:t>
      </w:r>
      <w:r w:rsidR="00915617">
        <w:t xml:space="preserve"> </w:t>
      </w:r>
      <w:r>
        <w:t>redirect</w:t>
      </w:r>
      <w:r w:rsidR="00915617">
        <w:t>s the user</w:t>
      </w:r>
      <w:r>
        <w:t xml:space="preserve"> to another page which displays the main conversation history with the bot in text form for each function the user picks.</w:t>
      </w:r>
      <w:r w:rsidR="003F535F">
        <w:t xml:space="preserve"> It displays the history of conversations held with the bot, showing the user input and the bot</w:t>
      </w:r>
      <w:r w:rsidR="00CE7D09">
        <w:t>'</w:t>
      </w:r>
      <w:r w:rsidR="003F535F">
        <w:t>s output. Th</w:t>
      </w:r>
      <w:r w:rsidR="00915617">
        <w:t>e flask environment also hosts this interface</w:t>
      </w:r>
      <w:r w:rsidR="003F535F">
        <w:t xml:space="preserve"> through a local host.</w:t>
      </w:r>
    </w:p>
    <w:p w14:paraId="335DA10C" w14:textId="6B386487" w:rsidR="00AF4F00" w:rsidRDefault="00795D15" w:rsidP="00D14EB6">
      <w:r>
        <w:t>Figure 4.2 shows the history page after the session with the bot is ov</w:t>
      </w:r>
      <w:r w:rsidR="00E11EE3">
        <w:t xml:space="preserve">er for </w:t>
      </w:r>
      <w:r w:rsidR="00C8233E">
        <w:t>all functions</w:t>
      </w:r>
      <w:r w:rsidR="00AF4F00">
        <w:t>.</w:t>
      </w:r>
    </w:p>
    <w:p w14:paraId="2D484E51" w14:textId="77777777" w:rsidR="00C8233E" w:rsidRDefault="00C8233E" w:rsidP="00C8233E">
      <w:pPr>
        <w:keepNext/>
        <w:jc w:val="center"/>
      </w:pPr>
      <w:r>
        <w:rPr>
          <w:noProof/>
        </w:rPr>
        <w:lastRenderedPageBreak/>
        <w:drawing>
          <wp:inline distT="0" distB="0" distL="0" distR="0" wp14:anchorId="11AD4B78" wp14:editId="7EDC4030">
            <wp:extent cx="5943600" cy="3457575"/>
            <wp:effectExtent l="0" t="0" r="0" b="952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6D757F48" w14:textId="233CAFED" w:rsidR="00C8233E" w:rsidRPr="005622B7" w:rsidRDefault="00C8233E" w:rsidP="00C8233E">
      <w:pPr>
        <w:jc w:val="center"/>
        <w:rPr>
          <w:b/>
          <w:bCs/>
        </w:rPr>
      </w:pPr>
      <w:bookmarkStart w:id="153" w:name="_Toc106290781"/>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005547E4"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2</w:t>
      </w:r>
      <w:r w:rsidRPr="005622B7">
        <w:rPr>
          <w:b/>
          <w:bCs/>
          <w:noProof/>
        </w:rPr>
        <w:fldChar w:fldCharType="end"/>
      </w:r>
      <w:r w:rsidRPr="005622B7">
        <w:rPr>
          <w:b/>
          <w:bCs/>
        </w:rPr>
        <w:t>:Flask web framework History Page</w:t>
      </w:r>
      <w:bookmarkEnd w:id="153"/>
    </w:p>
    <w:p w14:paraId="0EDCEB09" w14:textId="4BBF8420" w:rsidR="0062172F" w:rsidRDefault="00837E3C" w:rsidP="00E423FE">
      <w:pPr>
        <w:pStyle w:val="Heading2"/>
      </w:pPr>
      <w:bookmarkStart w:id="154" w:name="_Toc109421189"/>
      <w:bookmarkEnd w:id="149"/>
      <w:r>
        <w:t>INTELLIGENT MODULE</w:t>
      </w:r>
      <w:bookmarkEnd w:id="154"/>
    </w:p>
    <w:p w14:paraId="0B88B106" w14:textId="5C5B340B" w:rsidR="00956E1D" w:rsidRDefault="00915617" w:rsidP="00956E1D">
      <w:r>
        <w:t>This section shows</w:t>
      </w:r>
      <w:r w:rsidR="00CE39B5">
        <w:t xml:space="preserve"> various modules </w:t>
      </w:r>
      <w:r>
        <w:t>this bot requires during this chatbot</w:t>
      </w:r>
      <w:r w:rsidR="00CE7D09">
        <w:t>'</w:t>
      </w:r>
      <w:r>
        <w:t>s implementation</w:t>
      </w:r>
      <w:r w:rsidR="00CE39B5">
        <w:t xml:space="preserve">. The system consists of multiple modules that are independent of each other. Modules such as </w:t>
      </w:r>
      <w:r w:rsidR="00800AA7">
        <w:t>Input Collection, Input Processing, Output Processing, and Output generation</w:t>
      </w:r>
      <w:r>
        <w:t xml:space="preserve"> have different functions.</w:t>
      </w:r>
    </w:p>
    <w:p w14:paraId="09AC286C" w14:textId="6B58EA37" w:rsidR="00A36880" w:rsidRDefault="00A36880" w:rsidP="00A36880">
      <w:pPr>
        <w:pStyle w:val="Heading3"/>
      </w:pPr>
      <w:bookmarkStart w:id="155" w:name="_Toc109421190"/>
      <w:r>
        <w:t>INPUT COLLECTION</w:t>
      </w:r>
      <w:bookmarkEnd w:id="155"/>
    </w:p>
    <w:p w14:paraId="4D1E3039" w14:textId="35EDD594" w:rsidR="00A36880" w:rsidRDefault="00634CEA" w:rsidP="00A36880">
      <w:r>
        <w:t>This module of the system</w:t>
      </w:r>
      <w:r w:rsidR="00CE7D09">
        <w:t>'</w:t>
      </w:r>
      <w:r>
        <w:t>s implementation</w:t>
      </w:r>
      <w:r w:rsidR="00A36880">
        <w:t xml:space="preserve"> handles the user input that </w:t>
      </w:r>
      <w:r w:rsidR="00915617">
        <w:t>the user inputs</w:t>
      </w:r>
      <w:r w:rsidR="00A36880">
        <w:t xml:space="preserve"> into the bot</w:t>
      </w:r>
      <w:r>
        <w:t xml:space="preserve">. Firstly before </w:t>
      </w:r>
      <w:r w:rsidR="00915617">
        <w:t>using the bot</w:t>
      </w:r>
      <w:r>
        <w:t xml:space="preserve"> to collect input from the user, the bot has been assigned a name called </w:t>
      </w:r>
      <w:r w:rsidR="00CE7D09">
        <w:t>"</w:t>
      </w:r>
      <w:r>
        <w:t>Daniel</w:t>
      </w:r>
      <w:r w:rsidR="00915617">
        <w:t>.</w:t>
      </w:r>
      <w:r w:rsidR="00CE7D09">
        <w:t>"</w:t>
      </w:r>
      <w:r>
        <w:t xml:space="preserve"> </w:t>
      </w:r>
      <w:r w:rsidR="00915617" w:rsidRPr="00915617">
        <w:t xml:space="preserve">Before the bot starts, the user addresses it by name or by prefixing it with greeting words like </w:t>
      </w:r>
      <w:r w:rsidR="00CE7D09">
        <w:t>"</w:t>
      </w:r>
      <w:r w:rsidR="00915617" w:rsidRPr="00915617">
        <w:t>hey</w:t>
      </w:r>
      <w:r w:rsidR="00CE7D09">
        <w:t>"</w:t>
      </w:r>
      <w:r w:rsidR="00915617" w:rsidRPr="00915617">
        <w:t xml:space="preserve"> or </w:t>
      </w:r>
      <w:r w:rsidR="00CE7D09">
        <w:t>"</w:t>
      </w:r>
      <w:r w:rsidR="00915617" w:rsidRPr="00915617">
        <w:t>hello.</w:t>
      </w:r>
      <w:r w:rsidR="00CE7D09">
        <w:t>"</w:t>
      </w:r>
    </w:p>
    <w:p w14:paraId="41EEDA80" w14:textId="67C85BFC" w:rsidR="006C1C89" w:rsidRDefault="006C1C89" w:rsidP="00A36880">
      <w:r>
        <w:t xml:space="preserve">The chatbot </w:t>
      </w:r>
      <w:r w:rsidR="00915617">
        <w:t>implemented in this project is a bot that uses</w:t>
      </w:r>
      <w:r>
        <w:t xml:space="preserve"> speech</w:t>
      </w:r>
      <w:r w:rsidR="00915617">
        <w:t>-to-</w:t>
      </w:r>
      <w:r>
        <w:t>text recognition</w:t>
      </w:r>
      <w:r w:rsidR="00CE7D09">
        <w:t>. Hence,</w:t>
      </w:r>
      <w:r>
        <w:t xml:space="preserve"> the user uses his/her voice to call </w:t>
      </w:r>
      <w:r w:rsidR="00915617">
        <w:t>the bot or enter any</w:t>
      </w:r>
      <w:r>
        <w:t xml:space="preserve"> command or input.</w:t>
      </w:r>
    </w:p>
    <w:p w14:paraId="1C0B6112" w14:textId="3C271F37" w:rsidR="00C36B4A" w:rsidRDefault="00B556A4" w:rsidP="00A36880">
      <w:r>
        <w:t xml:space="preserve">To </w:t>
      </w:r>
      <w:r w:rsidR="00A64336">
        <w:t xml:space="preserve">achieve this, </w:t>
      </w:r>
      <w:r w:rsidR="00915617">
        <w:t xml:space="preserve">implement </w:t>
      </w:r>
      <w:r w:rsidR="00A64336">
        <w:t xml:space="preserve">the speech recognition package </w:t>
      </w:r>
      <w:r w:rsidR="00915617">
        <w:t>i</w:t>
      </w:r>
      <w:r w:rsidR="00A64336">
        <w:t xml:space="preserve">n </w:t>
      </w:r>
      <w:r w:rsidR="00BB0952">
        <w:t>p</w:t>
      </w:r>
      <w:r w:rsidR="00A64336">
        <w:t>ython.</w:t>
      </w:r>
      <w:r w:rsidR="006802CF">
        <w:t xml:space="preserve"> The main aim of this package is to be able to recognize the user</w:t>
      </w:r>
      <w:r w:rsidR="00CE7D09">
        <w:t>'</w:t>
      </w:r>
      <w:r w:rsidR="006802CF">
        <w:t xml:space="preserve">s speech. </w:t>
      </w:r>
      <w:r w:rsidR="00A64336">
        <w:t>To do this</w:t>
      </w:r>
      <w:r w:rsidR="00915617">
        <w:t>,</w:t>
      </w:r>
      <w:r w:rsidR="00A64336">
        <w:t xml:space="preserve"> </w:t>
      </w:r>
      <w:r w:rsidR="00915617">
        <w:t>c</w:t>
      </w:r>
      <w:r w:rsidR="00A64336">
        <w:t>reate a source</w:t>
      </w:r>
      <w:r w:rsidR="00C36B4A">
        <w:t xml:space="preserve"> using that </w:t>
      </w:r>
      <w:r w:rsidR="00C36B4A">
        <w:lastRenderedPageBreak/>
        <w:t>package. The source used was that of the computer</w:t>
      </w:r>
      <w:r w:rsidR="00CE7D09">
        <w:t>'</w:t>
      </w:r>
      <w:r w:rsidR="00C36B4A">
        <w:t xml:space="preserve">s microphone connected to the speech recognition package. Through this, the user </w:t>
      </w:r>
      <w:r w:rsidR="006802CF">
        <w:t>can</w:t>
      </w:r>
      <w:r w:rsidR="00C36B4A">
        <w:t xml:space="preserve"> input speech into the bot.</w:t>
      </w:r>
    </w:p>
    <w:p w14:paraId="313523F0" w14:textId="4E730ACE" w:rsidR="006C1C89" w:rsidRDefault="00AA1CB2" w:rsidP="00A36880">
      <w:r>
        <w:t xml:space="preserve">The speech recognition package also </w:t>
      </w:r>
      <w:r w:rsidR="00CE7D09">
        <w:t>processe</w:t>
      </w:r>
      <w:r w:rsidR="00915617">
        <w:t>s</w:t>
      </w:r>
      <w:r w:rsidR="009F7B9D">
        <w:t xml:space="preserve"> </w:t>
      </w:r>
      <w:r w:rsidR="00915617">
        <w:t xml:space="preserve">the </w:t>
      </w:r>
      <w:r w:rsidR="009F7B9D">
        <w:t>user</w:t>
      </w:r>
      <w:r w:rsidR="00CE7D09">
        <w:t>'</w:t>
      </w:r>
      <w:r w:rsidR="009F7B9D">
        <w:t>s input</w:t>
      </w:r>
      <w:r w:rsidR="004E5452">
        <w:t xml:space="preserve"> that</w:t>
      </w:r>
      <w:r w:rsidR="009F7B9D">
        <w:t xml:space="preserve"> </w:t>
      </w:r>
      <w:r w:rsidR="00915617">
        <w:t>the system collects. T</w:t>
      </w:r>
      <w:r w:rsidR="009F7B9D">
        <w:t xml:space="preserve">his package helps to display whatever the user communicates to the bot to be sure the user has inputted </w:t>
      </w:r>
      <w:r w:rsidR="00915617">
        <w:t xml:space="preserve">it </w:t>
      </w:r>
      <w:r w:rsidR="00E4438A">
        <w:t>correctly</w:t>
      </w:r>
      <w:r w:rsidR="004E5452">
        <w:t>.</w:t>
      </w:r>
    </w:p>
    <w:p w14:paraId="3B9F4872" w14:textId="1F7EC010" w:rsidR="0013369F" w:rsidRDefault="009310F0" w:rsidP="009310F0">
      <w:pPr>
        <w:pStyle w:val="Heading3"/>
      </w:pPr>
      <w:bookmarkStart w:id="156" w:name="_Toc109421191"/>
      <w:r>
        <w:t>INPUT</w:t>
      </w:r>
      <w:r w:rsidR="00460EBC">
        <w:t xml:space="preserve"> AND OUTP</w:t>
      </w:r>
      <w:r w:rsidR="00915617">
        <w:t>U</w:t>
      </w:r>
      <w:r w:rsidR="00460EBC">
        <w:t xml:space="preserve">T </w:t>
      </w:r>
      <w:r>
        <w:t>PROCESSING</w:t>
      </w:r>
      <w:bookmarkEnd w:id="156"/>
    </w:p>
    <w:p w14:paraId="5A64C332" w14:textId="5062ACFA" w:rsidR="00733749" w:rsidRDefault="001E0A65" w:rsidP="009310F0">
      <w:r>
        <w:t xml:space="preserve">This </w:t>
      </w:r>
      <w:r w:rsidR="00915617">
        <w:t>system module</w:t>
      </w:r>
      <w:r>
        <w:t xml:space="preserve"> handles the </w:t>
      </w:r>
      <w:r w:rsidR="00915617">
        <w:t>user input processing</w:t>
      </w:r>
      <w:r w:rsidR="00460EBC">
        <w:t xml:space="preserve"> </w:t>
      </w:r>
      <w:r w:rsidR="00777242">
        <w:t>to</w:t>
      </w:r>
      <w:r w:rsidR="00460EBC">
        <w:t xml:space="preserve"> determine the appropriate output.</w:t>
      </w:r>
      <w:r>
        <w:t xml:space="preserve"> </w:t>
      </w:r>
      <w:r w:rsidR="00915617">
        <w:t>The design of this chatbot is</w:t>
      </w:r>
      <w:r>
        <w:t xml:space="preserve"> to process various inputs according to the </w:t>
      </w:r>
      <w:r w:rsidR="00915617">
        <w:t>functions it can perform and output various responses</w:t>
      </w:r>
      <w:r w:rsidR="00087E95">
        <w:t>.</w:t>
      </w:r>
      <w:r w:rsidR="009107E4">
        <w:t xml:space="preserve"> How </w:t>
      </w:r>
      <w:r w:rsidR="00915617">
        <w:t xml:space="preserve">to achieve </w:t>
      </w:r>
      <w:r w:rsidR="009107E4">
        <w:t>the implementations of the various function</w:t>
      </w:r>
      <w:r w:rsidR="00915617">
        <w:t xml:space="preserve">s </w:t>
      </w:r>
      <w:r w:rsidR="009107E4">
        <w:t>will be detailed below.</w:t>
      </w:r>
      <w:r w:rsidR="00481C39">
        <w:t xml:space="preserve"> </w:t>
      </w:r>
    </w:p>
    <w:p w14:paraId="4314387D" w14:textId="2E23CBA3" w:rsidR="009107E4" w:rsidRPr="009107E4" w:rsidRDefault="009107E4" w:rsidP="009310F0">
      <w:pPr>
        <w:rPr>
          <w:b/>
          <w:bCs/>
          <w:u w:val="single"/>
        </w:rPr>
      </w:pPr>
      <w:r w:rsidRPr="009107E4">
        <w:rPr>
          <w:b/>
          <w:bCs/>
          <w:u w:val="single"/>
        </w:rPr>
        <w:t>BIBLE STUDY FUNCTION</w:t>
      </w:r>
    </w:p>
    <w:p w14:paraId="01211522" w14:textId="2E3B290E" w:rsidR="00D43EB6" w:rsidRDefault="00915617" w:rsidP="009310F0">
      <w:r>
        <w:t>T</w:t>
      </w:r>
      <w:r w:rsidR="00481C39">
        <w:t xml:space="preserve">he python command package </w:t>
      </w:r>
      <w:r>
        <w:t>is an excellent tool to achieve this</w:t>
      </w:r>
      <w:r w:rsidR="00460EBC">
        <w:t>. Th</w:t>
      </w:r>
      <w:r>
        <w:t>is package aim</w:t>
      </w:r>
      <w:r w:rsidR="00460EBC">
        <w:t xml:space="preserve">s to view input given by the user as a </w:t>
      </w:r>
      <w:r w:rsidR="00777242">
        <w:t>command to trigger a response and</w:t>
      </w:r>
      <w:r w:rsidR="00460EBC">
        <w:t xml:space="preserve"> goes through the </w:t>
      </w:r>
      <w:r>
        <w:t>predefined</w:t>
      </w:r>
      <w:r w:rsidR="00460EBC">
        <w:t xml:space="preserve"> catalog</w:t>
      </w:r>
      <w:r w:rsidR="00250821">
        <w:t>ue</w:t>
      </w:r>
      <w:r w:rsidR="00460EBC">
        <w:t xml:space="preserve"> to determine which</w:t>
      </w:r>
      <w:r w:rsidR="00777242">
        <w:t xml:space="preserve"> appropriate output</w:t>
      </w:r>
      <w:r>
        <w:t xml:space="preserve"> </w:t>
      </w:r>
      <w:r w:rsidR="00777242">
        <w:t>that input</w:t>
      </w:r>
      <w:r>
        <w:t xml:space="preserve"> warrants</w:t>
      </w:r>
      <w:r w:rsidR="00777242">
        <w:t>.</w:t>
      </w:r>
      <w:r w:rsidR="009107E4">
        <w:t xml:space="preserve"> </w:t>
      </w:r>
      <w:r>
        <w:t>Assign v</w:t>
      </w:r>
      <w:r w:rsidR="009107E4">
        <w:t>arious keywords to this function</w:t>
      </w:r>
      <w:r>
        <w:t xml:space="preserve"> to trigger a response by mentioning a particular keyword or that keyword in a phrase</w:t>
      </w:r>
      <w:r w:rsidR="009107E4">
        <w:t>.</w:t>
      </w:r>
    </w:p>
    <w:p w14:paraId="2CA4A11E" w14:textId="7B5999C0" w:rsidR="009A006C" w:rsidRDefault="009A006C" w:rsidP="009310F0">
      <w:pPr>
        <w:rPr>
          <w:b/>
          <w:bCs/>
          <w:u w:val="single"/>
        </w:rPr>
      </w:pPr>
      <w:r w:rsidRPr="009A006C">
        <w:rPr>
          <w:b/>
          <w:bCs/>
          <w:u w:val="single"/>
        </w:rPr>
        <w:t>SCRIPTURE SEARCH</w:t>
      </w:r>
    </w:p>
    <w:p w14:paraId="376C4719" w14:textId="68D647F3" w:rsidR="009A006C" w:rsidRDefault="00915617" w:rsidP="00842FBE">
      <w:r>
        <w:t>Restrict the user</w:t>
      </w:r>
      <w:r w:rsidR="00CE7D09">
        <w:t>'</w:t>
      </w:r>
      <w:r>
        <w:t>s input</w:t>
      </w:r>
      <w:r w:rsidRPr="00915617">
        <w:t xml:space="preserve"> to three pieces: the Bible book, the chapter, and the verse.</w:t>
      </w:r>
      <w:r>
        <w:t xml:space="preserve"> Use t</w:t>
      </w:r>
      <w:r w:rsidR="00D02A4E">
        <w:t xml:space="preserve">he </w:t>
      </w:r>
      <w:r w:rsidR="000024C2">
        <w:t>python command package here to collect input from the user</w:t>
      </w:r>
      <w:r w:rsidR="00BC4C51">
        <w:t xml:space="preserve"> for processing and triggering a response. </w:t>
      </w:r>
    </w:p>
    <w:p w14:paraId="3D86DEFD" w14:textId="4CA442DA" w:rsidR="00BC4C51" w:rsidRDefault="00BC4C51" w:rsidP="00842FBE">
      <w:r>
        <w:t xml:space="preserve">The processing of getting the information needed, in this </w:t>
      </w:r>
      <w:r w:rsidR="0040587A">
        <w:t>case</w:t>
      </w:r>
      <w:r w:rsidR="00915617">
        <w:t>,</w:t>
      </w:r>
      <w:r w:rsidR="0040587A">
        <w:t xml:space="preserve"> the bible verse</w:t>
      </w:r>
      <w:r w:rsidR="00915617">
        <w:t>,</w:t>
      </w:r>
      <w:r w:rsidR="0040587A">
        <w:t xml:space="preserve"> was used through a bible API (Application Program</w:t>
      </w:r>
      <w:r w:rsidR="00E90F92">
        <w:t>ming</w:t>
      </w:r>
      <w:r w:rsidR="0040587A">
        <w:t xml:space="preserve"> Interface)</w:t>
      </w:r>
      <w:r w:rsidR="008A16B2">
        <w:t xml:space="preserve">. </w:t>
      </w:r>
      <w:r w:rsidR="005A10B7">
        <w:t>In implement</w:t>
      </w:r>
      <w:r w:rsidR="00915617">
        <w:t>ing this chatbot, the API serves as the database for fetching the required information</w:t>
      </w:r>
      <w:r w:rsidR="005D3A6F">
        <w:t>.</w:t>
      </w:r>
      <w:r w:rsidR="0022128F">
        <w:t xml:space="preserve"> The </w:t>
      </w:r>
      <w:r w:rsidR="00147CA9">
        <w:t xml:space="preserve">API contains the raw data needed to </w:t>
      </w:r>
      <w:r w:rsidR="0017326F">
        <w:t xml:space="preserve">relay the information from the website </w:t>
      </w:r>
      <w:r w:rsidR="00635B19">
        <w:t>hosting the API to the chatbot.</w:t>
      </w:r>
      <w:r w:rsidR="00D22351">
        <w:t xml:space="preserve"> The API used for this project is </w:t>
      </w:r>
      <w:r w:rsidR="00915617">
        <w:t>called get</w:t>
      </w:r>
      <w:r w:rsidR="00BB0952">
        <w:t xml:space="preserve"> </w:t>
      </w:r>
      <w:r w:rsidR="00915617">
        <w:t>bible API and requires a good internet conne</w:t>
      </w:r>
      <w:r w:rsidR="00D55F55">
        <w:t>ction.</w:t>
      </w:r>
    </w:p>
    <w:p w14:paraId="4F94417F" w14:textId="4964104D" w:rsidR="00635B19" w:rsidRDefault="00BB0952" w:rsidP="00842FBE">
      <w:r>
        <w:t>Implement the python Requests package to access the API functions</w:t>
      </w:r>
      <w:r w:rsidR="00C12008">
        <w:t xml:space="preserve">. </w:t>
      </w:r>
      <w:r w:rsidR="007D4385">
        <w:t xml:space="preserve">The function of this package is to allow </w:t>
      </w:r>
      <w:r>
        <w:t>p</w:t>
      </w:r>
      <w:r w:rsidR="007D4385">
        <w:t>ython to send HTTP</w:t>
      </w:r>
      <w:r w:rsidR="00F83617">
        <w:t xml:space="preserve"> (Hyper Text Transfer Protocol)</w:t>
      </w:r>
      <w:r w:rsidR="00D50E43">
        <w:t xml:space="preserve"> requests.</w:t>
      </w:r>
      <w:r w:rsidR="00DE68F2">
        <w:t xml:space="preserve"> It has</w:t>
      </w:r>
      <w:r w:rsidR="00A1411C">
        <w:t xml:space="preserve"> a JSON </w:t>
      </w:r>
      <w:r w:rsidR="00A1411C">
        <w:lastRenderedPageBreak/>
        <w:t>method already</w:t>
      </w:r>
      <w:r w:rsidR="00003398">
        <w:t xml:space="preserve"> for </w:t>
      </w:r>
      <w:r>
        <w:t xml:space="preserve">a </w:t>
      </w:r>
      <w:r w:rsidR="00003398">
        <w:t>response whe</w:t>
      </w:r>
      <w:r w:rsidR="002516AD">
        <w:t xml:space="preserve">n the HTTP request </w:t>
      </w:r>
      <w:r>
        <w:t>process is complete</w:t>
      </w:r>
      <w:r w:rsidR="002516AD">
        <w:t>.</w:t>
      </w:r>
      <w:r w:rsidR="009B0791">
        <w:t xml:space="preserve"> </w:t>
      </w:r>
      <w:r>
        <w:t>This request h</w:t>
      </w:r>
      <w:r w:rsidR="009B0791">
        <w:t xml:space="preserve">elps return </w:t>
      </w:r>
      <w:r>
        <w:t xml:space="preserve">a </w:t>
      </w:r>
      <w:r w:rsidR="009B0791">
        <w:t>response from that</w:t>
      </w:r>
      <w:r w:rsidR="003B3532">
        <w:t xml:space="preserve"> source with </w:t>
      </w:r>
      <w:r w:rsidR="00884F77">
        <w:t xml:space="preserve">all the </w:t>
      </w:r>
      <w:r w:rsidR="00612E1D">
        <w:t xml:space="preserve">data with such </w:t>
      </w:r>
      <w:r>
        <w:t xml:space="preserve">a </w:t>
      </w:r>
      <w:r w:rsidR="00612E1D">
        <w:t>response.</w:t>
      </w:r>
      <w:r w:rsidR="00175CA2">
        <w:t xml:space="preserve"> </w:t>
      </w:r>
      <w:r w:rsidRPr="00BB0952">
        <w:t>This package connect</w:t>
      </w:r>
      <w:r>
        <w:t>s</w:t>
      </w:r>
      <w:r w:rsidRPr="00BB0952">
        <w:t xml:space="preserve"> the API to the internet and request data as needed during the chatbot</w:t>
      </w:r>
      <w:r w:rsidR="00CE7D09">
        <w:t>'</w:t>
      </w:r>
      <w:r w:rsidRPr="00BB0952">
        <w:t>s implementation.</w:t>
      </w:r>
    </w:p>
    <w:p w14:paraId="38597A11" w14:textId="02D03D0C" w:rsidR="00C635A2" w:rsidRDefault="003207E2" w:rsidP="00842FBE">
      <w:r>
        <w:t xml:space="preserve">To access the </w:t>
      </w:r>
      <w:r w:rsidR="00BB0952">
        <w:t>Bible API</w:t>
      </w:r>
      <w:r w:rsidR="00CE7D09">
        <w:t>'</w:t>
      </w:r>
      <w:r w:rsidR="00BB0952">
        <w:t>s books, chapters, and verses</w:t>
      </w:r>
      <w:r w:rsidR="00427D10">
        <w:t>,</w:t>
      </w:r>
      <w:r w:rsidR="00BB0952">
        <w:t xml:space="preserve"> use</w:t>
      </w:r>
      <w:r w:rsidR="00427D10">
        <w:t xml:space="preserve"> the</w:t>
      </w:r>
      <w:r w:rsidR="007634EE">
        <w:t xml:space="preserve"> py</w:t>
      </w:r>
      <w:r w:rsidR="00C737A0">
        <w:t xml:space="preserve">thon </w:t>
      </w:r>
      <w:r w:rsidR="00427D10">
        <w:t>JSON (</w:t>
      </w:r>
      <w:r w:rsidR="00580F22">
        <w:t>JavaScript</w:t>
      </w:r>
      <w:r w:rsidR="007204E3">
        <w:t xml:space="preserve"> Obje</w:t>
      </w:r>
      <w:r w:rsidR="00E9620C">
        <w:t>ct Notation)</w:t>
      </w:r>
      <w:r w:rsidR="00F06414">
        <w:t xml:space="preserve"> package. </w:t>
      </w:r>
      <w:r w:rsidR="002059FC">
        <w:t>The package helps to store and exchange data in text</w:t>
      </w:r>
      <w:r w:rsidR="00F76142">
        <w:t xml:space="preserve"> </w:t>
      </w:r>
      <w:r w:rsidR="002B2F19">
        <w:t>form.</w:t>
      </w:r>
      <w:r w:rsidR="004F2B01">
        <w:t xml:space="preserve"> This </w:t>
      </w:r>
      <w:r w:rsidR="006F67EF">
        <w:t xml:space="preserve">package was imported into the code and connected to the </w:t>
      </w:r>
      <w:r w:rsidR="005A37D9">
        <w:t xml:space="preserve">Bible </w:t>
      </w:r>
      <w:r w:rsidR="006F67EF">
        <w:t xml:space="preserve">API to extract data </w:t>
      </w:r>
      <w:r w:rsidR="00904CF0">
        <w:t>needed from the</w:t>
      </w:r>
      <w:r w:rsidR="005A37D9">
        <w:t xml:space="preserve"> Bible </w:t>
      </w:r>
      <w:r w:rsidR="00904CF0">
        <w:t>API to</w:t>
      </w:r>
      <w:r w:rsidR="00580F22">
        <w:t xml:space="preserve"> </w:t>
      </w:r>
      <w:r w:rsidR="005A37D9">
        <w:t xml:space="preserve">generate appropriate output according to the </w:t>
      </w:r>
      <w:r w:rsidR="00B26EBB">
        <w:t>user</w:t>
      </w:r>
      <w:r w:rsidR="00CE7D09">
        <w:t>'</w:t>
      </w:r>
      <w:r w:rsidR="00B26EBB">
        <w:t>s</w:t>
      </w:r>
      <w:r w:rsidR="005A37D9">
        <w:t xml:space="preserve"> input.</w:t>
      </w:r>
    </w:p>
    <w:p w14:paraId="7194CB11" w14:textId="77BB8E02" w:rsidR="00084B4C" w:rsidRDefault="00BB0952" w:rsidP="00842FBE">
      <w:r>
        <w:t>Made use of f</w:t>
      </w:r>
      <w:r w:rsidR="005A37D9">
        <w:t>lask python package</w:t>
      </w:r>
      <w:r>
        <w:t xml:space="preserve"> </w:t>
      </w:r>
      <w:r w:rsidR="005A37D9">
        <w:t>because it has a</w:t>
      </w:r>
      <w:r w:rsidR="00B26EBB">
        <w:t xml:space="preserve"> built</w:t>
      </w:r>
      <w:r>
        <w:t>-</w:t>
      </w:r>
      <w:r w:rsidR="00B26EBB">
        <w:t>in</w:t>
      </w:r>
      <w:r w:rsidR="005A37D9">
        <w:t xml:space="preserve"> </w:t>
      </w:r>
      <w:proofErr w:type="spellStart"/>
      <w:r w:rsidR="00B26EBB">
        <w:t>JSON</w:t>
      </w:r>
      <w:r w:rsidR="005A37D9">
        <w:t>ify</w:t>
      </w:r>
      <w:proofErr w:type="spellEnd"/>
      <w:r w:rsidR="005A37D9">
        <w:t xml:space="preserve"> function to handle serializing </w:t>
      </w:r>
      <w:r w:rsidR="00B26EBB">
        <w:t>the data gotten from the Bible API. It is a lightweight web framework.</w:t>
      </w:r>
    </w:p>
    <w:p w14:paraId="3579C2C9" w14:textId="7143E1A7" w:rsidR="00B26EBB" w:rsidRDefault="00B26EBB" w:rsidP="00842FBE">
      <w:pPr>
        <w:rPr>
          <w:b/>
          <w:bCs/>
          <w:u w:val="single"/>
        </w:rPr>
      </w:pPr>
      <w:r w:rsidRPr="00B26EBB">
        <w:rPr>
          <w:b/>
          <w:bCs/>
          <w:u w:val="single"/>
        </w:rPr>
        <w:t>PLAY MEDIA CONTENT FROM YOUTUBE</w:t>
      </w:r>
    </w:p>
    <w:p w14:paraId="55ED723C" w14:textId="0235FD3D" w:rsidR="00B26EBB" w:rsidRDefault="00B26EBB" w:rsidP="00B26EBB">
      <w:r>
        <w:t>To a</w:t>
      </w:r>
      <w:r w:rsidR="002E68D2">
        <w:t xml:space="preserve">chieve </w:t>
      </w:r>
      <w:r w:rsidR="00B43F66">
        <w:t>this once</w:t>
      </w:r>
      <w:r w:rsidR="002E68D2">
        <w:t xml:space="preserve"> the </w:t>
      </w:r>
      <w:r w:rsidR="00BB0952">
        <w:t>bot has recognized the user</w:t>
      </w:r>
      <w:r w:rsidR="00CE7D09">
        <w:t>'</w:t>
      </w:r>
      <w:r w:rsidR="00BB0952">
        <w:t>s intent or inpu</w:t>
      </w:r>
      <w:r w:rsidR="002E68D2">
        <w:t>t through the command python library</w:t>
      </w:r>
      <w:r w:rsidR="002801EA">
        <w:t xml:space="preserve"> for processing and output response. The Python </w:t>
      </w:r>
      <w:proofErr w:type="spellStart"/>
      <w:r w:rsidR="002801EA">
        <w:t>Pywhatkit</w:t>
      </w:r>
      <w:proofErr w:type="spellEnd"/>
      <w:r w:rsidR="002801EA">
        <w:t xml:space="preserve"> package was used </w:t>
      </w:r>
      <w:r w:rsidR="0012192E">
        <w:t xml:space="preserve">to give access to </w:t>
      </w:r>
      <w:proofErr w:type="spellStart"/>
      <w:r w:rsidR="0012192E">
        <w:t>youtube</w:t>
      </w:r>
      <w:proofErr w:type="spellEnd"/>
      <w:r w:rsidR="0012192E">
        <w:t>, process the user</w:t>
      </w:r>
      <w:r w:rsidR="00CE7D09">
        <w:t>'</w:t>
      </w:r>
      <w:r w:rsidR="0012192E">
        <w:t xml:space="preserve">s intent to </w:t>
      </w:r>
      <w:proofErr w:type="spellStart"/>
      <w:r w:rsidR="0012192E">
        <w:t>youtube</w:t>
      </w:r>
      <w:proofErr w:type="spellEnd"/>
      <w:r w:rsidR="00BB0952">
        <w:t>,</w:t>
      </w:r>
      <w:r w:rsidR="0012192E">
        <w:t xml:space="preserve"> and matches it for </w:t>
      </w:r>
      <w:r w:rsidR="00951C30">
        <w:t xml:space="preserve">proper execution. Then the user is redirected to </w:t>
      </w:r>
      <w:r w:rsidR="00BB0952">
        <w:t xml:space="preserve">the </w:t>
      </w:r>
      <w:proofErr w:type="spellStart"/>
      <w:r w:rsidR="00951C30">
        <w:t>youtube</w:t>
      </w:r>
      <w:proofErr w:type="spellEnd"/>
      <w:r w:rsidR="00951C30">
        <w:t xml:space="preserve"> page displaying the </w:t>
      </w:r>
      <w:r w:rsidR="00E112DB">
        <w:t>user</w:t>
      </w:r>
      <w:r w:rsidR="00CE7D09">
        <w:t>'</w:t>
      </w:r>
      <w:r w:rsidR="00E112DB">
        <w:t>s</w:t>
      </w:r>
      <w:r w:rsidR="00951C30">
        <w:t xml:space="preserve"> request. </w:t>
      </w:r>
    </w:p>
    <w:p w14:paraId="1E5C5468" w14:textId="5759FB95" w:rsidR="003566B6" w:rsidRDefault="003566B6" w:rsidP="003566B6">
      <w:pPr>
        <w:pStyle w:val="Heading3"/>
      </w:pPr>
      <w:bookmarkStart w:id="157" w:name="_Toc109421192"/>
      <w:r>
        <w:t>OUTPUT GENERATION</w:t>
      </w:r>
      <w:bookmarkEnd w:id="157"/>
    </w:p>
    <w:p w14:paraId="2B636B0E" w14:textId="751296A7" w:rsidR="000C36FF" w:rsidRDefault="003566B6" w:rsidP="003566B6">
      <w:r>
        <w:t xml:space="preserve">This </w:t>
      </w:r>
      <w:r w:rsidR="00BB0952">
        <w:t>implementation module handles the output generation by displaying</w:t>
      </w:r>
      <w:r>
        <w:t xml:space="preserve"> the response to the </w:t>
      </w:r>
      <w:r w:rsidR="000C36FF">
        <w:t>user</w:t>
      </w:r>
      <w:r w:rsidR="00CE7D09">
        <w:t>'</w:t>
      </w:r>
      <w:r w:rsidR="000C36FF">
        <w:t>s</w:t>
      </w:r>
      <w:r>
        <w:t xml:space="preserve"> intent after processing.</w:t>
      </w:r>
      <w:r w:rsidR="00365110">
        <w:t xml:space="preserve"> After </w:t>
      </w:r>
      <w:r w:rsidR="00BB0952">
        <w:t xml:space="preserve">processing </w:t>
      </w:r>
      <w:r w:rsidR="00365110">
        <w:t xml:space="preserve">the </w:t>
      </w:r>
      <w:r w:rsidR="000C36FF">
        <w:t>user</w:t>
      </w:r>
      <w:r w:rsidR="00CE7D09">
        <w:t>'</w:t>
      </w:r>
      <w:r w:rsidR="000C36FF">
        <w:t>s</w:t>
      </w:r>
      <w:r w:rsidR="00365110">
        <w:t xml:space="preserve"> intent, </w:t>
      </w:r>
      <w:r w:rsidR="00BB0952">
        <w:t>the bot collects responses</w:t>
      </w:r>
      <w:r w:rsidR="00365110">
        <w:t xml:space="preserve"> from the</w:t>
      </w:r>
      <w:r w:rsidR="000C36FF">
        <w:t xml:space="preserve"> code source. For initial conversations with the user and the bible study function, there </w:t>
      </w:r>
      <w:r w:rsidR="00BB0952">
        <w:t>is</w:t>
      </w:r>
      <w:r w:rsidR="000C36FF">
        <w:t xml:space="preserve"> already </w:t>
      </w:r>
      <w:r w:rsidR="00BB0952">
        <w:t>a predefined set of responses the bot will respond to</w:t>
      </w:r>
      <w:r w:rsidR="000C36FF">
        <w:t xml:space="preserve"> </w:t>
      </w:r>
      <w:proofErr w:type="spellStart"/>
      <w:r w:rsidR="000C36FF">
        <w:t>based</w:t>
      </w:r>
      <w:proofErr w:type="spellEnd"/>
      <w:r w:rsidR="000C36FF">
        <w:t xml:space="preserve"> on the user intent. The voice</w:t>
      </w:r>
      <w:r w:rsidR="00BB0952">
        <w:t xml:space="preserve"> </w:t>
      </w:r>
      <w:r w:rsidR="000C36FF">
        <w:t>used for response purposes i</w:t>
      </w:r>
      <w:r w:rsidR="00BA0153">
        <w:t xml:space="preserve">n this implementation is the google supported assistant voice. </w:t>
      </w:r>
    </w:p>
    <w:p w14:paraId="2EAEA31E" w14:textId="2B8E6CE1" w:rsidR="004D7EE1" w:rsidRDefault="00BA0153" w:rsidP="003566B6">
      <w:r>
        <w:t xml:space="preserve">For the bible study function and </w:t>
      </w:r>
      <w:r w:rsidR="00BB0952">
        <w:t>everyday</w:t>
      </w:r>
      <w:r>
        <w:t xml:space="preserve"> </w:t>
      </w:r>
      <w:r w:rsidR="008F2300">
        <w:t>conversations,</w:t>
      </w:r>
      <w:r w:rsidR="000C36FF">
        <w:t xml:space="preserve"> </w:t>
      </w:r>
      <w:r w:rsidR="00BB0952">
        <w:t xml:space="preserve">utilize </w:t>
      </w:r>
      <w:r w:rsidR="000C36FF">
        <w:t xml:space="preserve">the </w:t>
      </w:r>
      <w:r w:rsidR="00E4438A">
        <w:t>google</w:t>
      </w:r>
      <w:r w:rsidR="000C36FF">
        <w:t xml:space="preserve"> text to speech recognition library</w:t>
      </w:r>
      <w:r>
        <w:t xml:space="preserve"> to respond to the user in</w:t>
      </w:r>
      <w:r w:rsidR="00BB0952">
        <w:t xml:space="preserve"> the</w:t>
      </w:r>
      <w:r>
        <w:t xml:space="preserve"> form of speech format. Th</w:t>
      </w:r>
      <w:r w:rsidR="00BB0952">
        <w:t>is library</w:t>
      </w:r>
      <w:r w:rsidR="00CE7D09">
        <w:t>'</w:t>
      </w:r>
      <w:r w:rsidR="00BB0952">
        <w:t>s purpose is to convert</w:t>
      </w:r>
      <w:r>
        <w:t xml:space="preserve"> </w:t>
      </w:r>
      <w:r w:rsidR="008F2300">
        <w:t>text-based</w:t>
      </w:r>
      <w:r>
        <w:t xml:space="preserve"> details to speech form by creating a function to assign that to it.</w:t>
      </w:r>
      <w:r w:rsidR="00BB0952">
        <w:t xml:space="preserve"> Choose t</w:t>
      </w:r>
      <w:r w:rsidR="00374738">
        <w:t>his library</w:t>
      </w:r>
      <w:r w:rsidR="00BB0952">
        <w:t xml:space="preserve"> </w:t>
      </w:r>
      <w:r w:rsidR="00374738">
        <w:t>because it has been configured based on this region</w:t>
      </w:r>
      <w:r w:rsidR="00BB0952">
        <w:t xml:space="preserve"> and gives the voice an African voice,</w:t>
      </w:r>
      <w:r w:rsidR="00374738">
        <w:t xml:space="preserve"> making it more user</w:t>
      </w:r>
      <w:r w:rsidR="00BB0952">
        <w:t>-</w:t>
      </w:r>
      <w:r w:rsidR="00374738">
        <w:t>friendly for the users.</w:t>
      </w:r>
      <w:r>
        <w:t xml:space="preserve"> </w:t>
      </w:r>
      <w:r w:rsidR="004D442D" w:rsidRPr="004D442D">
        <w:t xml:space="preserve">The Python audio library, which offers python bindings for port audio or a cross-platform audio input and output library, was also utilized to enable voice </w:t>
      </w:r>
      <w:r w:rsidR="004D442D">
        <w:t>customization</w:t>
      </w:r>
      <w:r w:rsidR="00BB0952">
        <w:t>.</w:t>
      </w:r>
      <w:r w:rsidR="004D442D">
        <w:t xml:space="preserve"> </w:t>
      </w:r>
      <w:r w:rsidR="0008763E">
        <w:t xml:space="preserve">Without this library, the bot </w:t>
      </w:r>
      <w:r w:rsidR="00BB0952">
        <w:t>cannot</w:t>
      </w:r>
      <w:r w:rsidR="0008763E">
        <w:t xml:space="preserve"> respond via speech</w:t>
      </w:r>
      <w:r w:rsidR="008F2300">
        <w:t>.</w:t>
      </w:r>
    </w:p>
    <w:p w14:paraId="446F680E" w14:textId="308C55F5" w:rsidR="0023378C" w:rsidRDefault="00BB0952" w:rsidP="003566B6">
      <w:r>
        <w:lastRenderedPageBreak/>
        <w:t>The python text to a speech library function is for the scripture search function—d</w:t>
      </w:r>
      <w:r w:rsidR="00B43C7B">
        <w:t>ata required to der</w:t>
      </w:r>
      <w:r w:rsidR="00896A8A">
        <w:t>ive</w:t>
      </w:r>
      <w:r w:rsidR="00B43C7B">
        <w:t xml:space="preserve"> </w:t>
      </w:r>
      <w:r>
        <w:t xml:space="preserve">a </w:t>
      </w:r>
      <w:r w:rsidR="00B43C7B">
        <w:t xml:space="preserve">response </w:t>
      </w:r>
      <w:r>
        <w:t xml:space="preserve">is derivative </w:t>
      </w:r>
      <w:r w:rsidR="00B43C7B">
        <w:t>from an API</w:t>
      </w:r>
      <w:r>
        <w:t>. S</w:t>
      </w:r>
      <w:r w:rsidR="00B43C7B">
        <w:t>o whatever data</w:t>
      </w:r>
      <w:r>
        <w:t xml:space="preserve"> </w:t>
      </w:r>
      <w:r w:rsidR="00B43C7B">
        <w:t>API</w:t>
      </w:r>
      <w:r>
        <w:t xml:space="preserve"> gives</w:t>
      </w:r>
      <w:r w:rsidR="00B43C7B">
        <w:t xml:space="preserve"> is in</w:t>
      </w:r>
      <w:r>
        <w:t xml:space="preserve"> the</w:t>
      </w:r>
      <w:r w:rsidR="00B43C7B">
        <w:t xml:space="preserve"> form of </w:t>
      </w:r>
      <w:r>
        <w:t xml:space="preserve">the </w:t>
      </w:r>
      <w:r w:rsidR="00B43C7B">
        <w:t>text form</w:t>
      </w:r>
      <w:r>
        <w:t>,</w:t>
      </w:r>
      <w:r w:rsidR="00B43C7B">
        <w:t xml:space="preserve"> </w:t>
      </w:r>
      <w:r>
        <w:t>t</w:t>
      </w:r>
      <w:r w:rsidR="00B43C7B">
        <w:t xml:space="preserve">hereby making the use of the python text to speech library to generate </w:t>
      </w:r>
      <w:r>
        <w:t xml:space="preserve">a </w:t>
      </w:r>
      <w:r w:rsidR="00B43C7B">
        <w:t xml:space="preserve">response in speech form. </w:t>
      </w:r>
    </w:p>
    <w:p w14:paraId="52F64A37" w14:textId="12BD0196" w:rsidR="00733749" w:rsidRPr="003566B6" w:rsidRDefault="00BB0952" w:rsidP="003566B6">
      <w:r>
        <w:t>Use t</w:t>
      </w:r>
      <w:r w:rsidRPr="00BB0952">
        <w:t>he print feature to display the output in text form so that people can view a preview of the conversations held for that period.</w:t>
      </w:r>
    </w:p>
    <w:p w14:paraId="02E679CB" w14:textId="01700DA1" w:rsidR="00837E3C" w:rsidRPr="00837E3C" w:rsidRDefault="00837E3C" w:rsidP="00837E3C">
      <w:pPr>
        <w:pStyle w:val="Heading2"/>
      </w:pPr>
      <w:bookmarkStart w:id="158" w:name="_Toc109421193"/>
      <w:r>
        <w:t>SYSTEM EVALUATION</w:t>
      </w:r>
      <w:bookmarkEnd w:id="158"/>
    </w:p>
    <w:p w14:paraId="409F23E0" w14:textId="4B0314E0" w:rsidR="006F29E3" w:rsidRDefault="00BB0952" w:rsidP="00131639">
      <w:r>
        <w:t>Nine individuals were to evaluate the system</w:t>
      </w:r>
      <w:r w:rsidR="004033AC">
        <w:t>, 4 of wh</w:t>
      </w:r>
      <w:r>
        <w:t>om</w:t>
      </w:r>
      <w:r w:rsidR="004033AC">
        <w:t xml:space="preserve"> were UI/UX experts. </w:t>
      </w:r>
      <w:r w:rsidR="00EB5AFE">
        <w:t>Everyone</w:t>
      </w:r>
      <w:r w:rsidR="004033AC">
        <w:t xml:space="preserve"> made use of the </w:t>
      </w:r>
      <w:r w:rsidR="00EB5AFE">
        <w:t>bot and</w:t>
      </w:r>
      <w:r w:rsidR="004033AC">
        <w:t xml:space="preserve"> tested all the functions laid out for the bot to do.</w:t>
      </w:r>
      <w:r w:rsidR="00A46A77">
        <w:t xml:space="preserve"> </w:t>
      </w:r>
    </w:p>
    <w:p w14:paraId="5BC2B868" w14:textId="0D57FD50" w:rsidR="00BB0952" w:rsidRDefault="00BB0952" w:rsidP="00BB0952">
      <w:r w:rsidRPr="00BB0952">
        <w:t xml:space="preserve">Last but not least, a questionnaire was given to those people with links to Google Forms </w:t>
      </w:r>
      <w:r>
        <w:t>to</w:t>
      </w:r>
      <w:r w:rsidRPr="00BB0952">
        <w:t xml:space="preserve"> access the form and record their reviews of the bot. </w:t>
      </w:r>
      <w:r>
        <w:t>An explanation of t</w:t>
      </w:r>
      <w:r w:rsidRPr="00BB0952">
        <w:t>he question and</w:t>
      </w:r>
      <w:r>
        <w:t xml:space="preserve"> a </w:t>
      </w:r>
      <w:r w:rsidRPr="00BB0952">
        <w:t xml:space="preserve">summary </w:t>
      </w:r>
      <w:r>
        <w:t xml:space="preserve">of </w:t>
      </w:r>
      <w:r w:rsidRPr="00BB0952">
        <w:t>the resul</w:t>
      </w:r>
      <w:r>
        <w:t>ts are below.</w:t>
      </w:r>
    </w:p>
    <w:p w14:paraId="46731186" w14:textId="04DFD099" w:rsidR="007560BB" w:rsidRDefault="00BB0952" w:rsidP="00131639">
      <w:r>
        <w:t>Use t</w:t>
      </w:r>
      <w:r w:rsidR="007560BB">
        <w:t>he average of the shortest path, the inverse of the number of edges, and the Euclidean distance to get the mean of the metrics we employed. The closer the couple,</w:t>
      </w:r>
      <w:r w:rsidR="0071609A">
        <w:t xml:space="preserve"> </w:t>
      </w:r>
      <w:r w:rsidR="007560BB">
        <w:t xml:space="preserve">the lower the </w:t>
      </w:r>
      <w:r w:rsidR="0071609A">
        <w:t>value</w:t>
      </w:r>
      <w:r w:rsidR="007560BB">
        <w:t>.</w:t>
      </w:r>
    </w:p>
    <w:p w14:paraId="7548004A" w14:textId="289350A9" w:rsidR="00261CBE" w:rsidRDefault="00261CBE" w:rsidP="00261CBE">
      <w:pPr>
        <w:pStyle w:val="ListParagraph"/>
        <w:numPr>
          <w:ilvl w:val="0"/>
          <w:numId w:val="23"/>
        </w:numPr>
      </w:pPr>
      <w:r>
        <w:t xml:space="preserve">Overall, </w:t>
      </w:r>
      <w:r w:rsidR="00BB0952">
        <w:t>is the user</w:t>
      </w:r>
      <w:r>
        <w:t xml:space="preserve"> satisfied with the conversation flow held with the chatbot?</w:t>
      </w:r>
    </w:p>
    <w:p w14:paraId="74D78387" w14:textId="27D70653" w:rsidR="00261CBE" w:rsidRDefault="00361CE0" w:rsidP="00261CBE">
      <w:pPr>
        <w:pStyle w:val="ListParagraph"/>
      </w:pPr>
      <w:r>
        <w:t>Ask the volunteers</w:t>
      </w:r>
      <w:r w:rsidRPr="00361CE0">
        <w:t xml:space="preserve"> to score</w:t>
      </w:r>
      <w:r>
        <w:t xml:space="preserve"> </w:t>
      </w:r>
      <w:r w:rsidRPr="00361CE0">
        <w:t xml:space="preserve">overall happiness </w:t>
      </w:r>
      <w:r>
        <w:t xml:space="preserve">in line </w:t>
      </w:r>
      <w:r w:rsidRPr="00361CE0">
        <w:t xml:space="preserve">with the flow of talks on a scale of 1 to 5, </w:t>
      </w:r>
      <w:r>
        <w:t xml:space="preserve">with </w:t>
      </w:r>
      <w:r w:rsidRPr="00361CE0">
        <w:t>most users selecting one.</w:t>
      </w:r>
      <w:r>
        <w:t xml:space="preserve"> </w:t>
      </w:r>
      <w:r w:rsidR="00DF577E">
        <w:t>Figure 4.</w:t>
      </w:r>
      <w:r w:rsidR="007615A0">
        <w:t>3</w:t>
      </w:r>
      <w:r w:rsidR="00DF577E">
        <w:t xml:space="preserve"> illustrates the distribution of the responses with a bar chart.</w:t>
      </w:r>
    </w:p>
    <w:p w14:paraId="5C466C93" w14:textId="77777777" w:rsidR="005547E4" w:rsidRDefault="00AB0DDB" w:rsidP="005547E4">
      <w:pPr>
        <w:pStyle w:val="ListParagraph"/>
        <w:keepNext/>
        <w:jc w:val="center"/>
      </w:pPr>
      <w:r>
        <w:rPr>
          <w:noProof/>
        </w:rPr>
        <w:drawing>
          <wp:inline distT="0" distB="0" distL="0" distR="0" wp14:anchorId="06823552" wp14:editId="164018F4">
            <wp:extent cx="594360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38D9B94D" w14:textId="26D9F0BD" w:rsidR="00AB0DDB" w:rsidRPr="005622B7" w:rsidRDefault="005547E4" w:rsidP="005547E4">
      <w:pPr>
        <w:jc w:val="center"/>
        <w:rPr>
          <w:b/>
          <w:bCs/>
        </w:rPr>
      </w:pPr>
      <w:bookmarkStart w:id="159" w:name="_Toc106290782"/>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3</w:t>
      </w:r>
      <w:r w:rsidRPr="005622B7">
        <w:rPr>
          <w:b/>
          <w:bCs/>
          <w:noProof/>
        </w:rPr>
        <w:fldChar w:fldCharType="end"/>
      </w:r>
      <w:r w:rsidRPr="005622B7">
        <w:rPr>
          <w:b/>
          <w:bCs/>
        </w:rPr>
        <w:t>:Bar chart showing responses to question 1</w:t>
      </w:r>
      <w:bookmarkEnd w:id="159"/>
    </w:p>
    <w:p w14:paraId="0E73E9CA" w14:textId="6C511056" w:rsidR="00DF577E" w:rsidRDefault="00DF577E" w:rsidP="00DF577E">
      <w:pPr>
        <w:pStyle w:val="ListParagraph"/>
        <w:numPr>
          <w:ilvl w:val="0"/>
          <w:numId w:val="23"/>
        </w:numPr>
      </w:pPr>
      <w:r>
        <w:lastRenderedPageBreak/>
        <w:t>The Bible bot was simple to use?</w:t>
      </w:r>
    </w:p>
    <w:p w14:paraId="7CECB311" w14:textId="6ABDDBA7" w:rsidR="00DF577E" w:rsidRDefault="002B1D78" w:rsidP="00DF577E">
      <w:pPr>
        <w:pStyle w:val="ListParagraph"/>
      </w:pPr>
      <w:r>
        <w:t>This question</w:t>
      </w:r>
      <w:r w:rsidR="00DF577E">
        <w:t xml:space="preserve"> </w:t>
      </w:r>
      <w:r>
        <w:t>assumes</w:t>
      </w:r>
      <w:r w:rsidR="00DF577E">
        <w:t xml:space="preserve"> that the user found the bot easy to use without stress. Figure 4.</w:t>
      </w:r>
      <w:r w:rsidR="007615A0">
        <w:t>4</w:t>
      </w:r>
      <w:r w:rsidR="00DF577E">
        <w:t xml:space="preserve"> illustrates the distribution of the responses with a bar chart.</w:t>
      </w:r>
    </w:p>
    <w:p w14:paraId="50BE52E7" w14:textId="77777777" w:rsidR="005547E4" w:rsidRDefault="00AB0DDB" w:rsidP="005547E4">
      <w:pPr>
        <w:pStyle w:val="ListParagraph"/>
        <w:keepNext/>
        <w:jc w:val="center"/>
      </w:pPr>
      <w:r>
        <w:rPr>
          <w:noProof/>
        </w:rPr>
        <w:drawing>
          <wp:inline distT="0" distB="0" distL="0" distR="0" wp14:anchorId="403C24A9" wp14:editId="4639F00C">
            <wp:extent cx="5943600" cy="282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7AB45FD9" w14:textId="38810F6B" w:rsidR="00AB0DDB" w:rsidRPr="005622B7" w:rsidRDefault="005547E4" w:rsidP="005547E4">
      <w:pPr>
        <w:jc w:val="center"/>
        <w:rPr>
          <w:b/>
          <w:bCs/>
        </w:rPr>
      </w:pPr>
      <w:bookmarkStart w:id="160" w:name="_Toc106290783"/>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4</w:t>
      </w:r>
      <w:r w:rsidRPr="005622B7">
        <w:rPr>
          <w:b/>
          <w:bCs/>
          <w:noProof/>
        </w:rPr>
        <w:fldChar w:fldCharType="end"/>
      </w:r>
      <w:r w:rsidRPr="005622B7">
        <w:rPr>
          <w:b/>
          <w:bCs/>
        </w:rPr>
        <w:t>:Bar chart showing responses to question 2</w:t>
      </w:r>
      <w:bookmarkEnd w:id="160"/>
    </w:p>
    <w:p w14:paraId="6B65E0AC" w14:textId="7A3DEDB7" w:rsidR="00A978ED" w:rsidRDefault="00A978ED" w:rsidP="00A978ED">
      <w:pPr>
        <w:pStyle w:val="ListParagraph"/>
        <w:numPr>
          <w:ilvl w:val="0"/>
          <w:numId w:val="23"/>
        </w:numPr>
      </w:pPr>
      <w:r>
        <w:t xml:space="preserve">This bot performed its functions </w:t>
      </w:r>
      <w:r w:rsidR="002B1D78">
        <w:t>flawless</w:t>
      </w:r>
      <w:r>
        <w:t>ly</w:t>
      </w:r>
      <w:r w:rsidR="00326A7E">
        <w:t>.</w:t>
      </w:r>
    </w:p>
    <w:p w14:paraId="7A65B866" w14:textId="4BB7E99C" w:rsidR="00A978ED" w:rsidRDefault="002B1D78" w:rsidP="00A978ED">
      <w:pPr>
        <w:pStyle w:val="ListParagraph"/>
      </w:pPr>
      <w:r>
        <w:t>This question</w:t>
      </w:r>
      <w:r w:rsidR="00A978ED">
        <w:t xml:space="preserve"> is to evaluate how well the bot performed its functions. Figure 4.</w:t>
      </w:r>
      <w:r w:rsidR="007615A0">
        <w:t>5</w:t>
      </w:r>
      <w:r w:rsidR="00A978ED">
        <w:t xml:space="preserve"> illustrates the distribution of responses with a bar chart.</w:t>
      </w:r>
    </w:p>
    <w:p w14:paraId="3EFBE0DD" w14:textId="77777777" w:rsidR="005547E4" w:rsidRDefault="00AB0DDB" w:rsidP="005547E4">
      <w:pPr>
        <w:pStyle w:val="ListParagraph"/>
        <w:keepNext/>
        <w:jc w:val="center"/>
      </w:pPr>
      <w:r>
        <w:rPr>
          <w:noProof/>
        </w:rPr>
        <w:drawing>
          <wp:inline distT="0" distB="0" distL="0" distR="0" wp14:anchorId="642E7755" wp14:editId="19F555A8">
            <wp:extent cx="5943600" cy="2143125"/>
            <wp:effectExtent l="0" t="0" r="0" b="952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43125"/>
                    </a:xfrm>
                    <a:prstGeom prst="rect">
                      <a:avLst/>
                    </a:prstGeom>
                    <a:noFill/>
                    <a:ln>
                      <a:noFill/>
                    </a:ln>
                  </pic:spPr>
                </pic:pic>
              </a:graphicData>
            </a:graphic>
          </wp:inline>
        </w:drawing>
      </w:r>
    </w:p>
    <w:p w14:paraId="15259ACC" w14:textId="400885E6" w:rsidR="00AB0DDB" w:rsidRPr="005622B7" w:rsidRDefault="005547E4" w:rsidP="005547E4">
      <w:pPr>
        <w:jc w:val="center"/>
        <w:rPr>
          <w:b/>
          <w:bCs/>
        </w:rPr>
      </w:pPr>
      <w:bookmarkStart w:id="161" w:name="_Toc106290784"/>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5</w:t>
      </w:r>
      <w:r w:rsidRPr="005622B7">
        <w:rPr>
          <w:b/>
          <w:bCs/>
          <w:noProof/>
        </w:rPr>
        <w:fldChar w:fldCharType="end"/>
      </w:r>
      <w:r w:rsidRPr="005622B7">
        <w:rPr>
          <w:b/>
          <w:bCs/>
        </w:rPr>
        <w:t>:Bar chart showing responses to question 3</w:t>
      </w:r>
      <w:bookmarkEnd w:id="161"/>
    </w:p>
    <w:p w14:paraId="1BF9E06A" w14:textId="2A1B512E" w:rsidR="00A978ED" w:rsidRDefault="00382E6F" w:rsidP="00A978ED">
      <w:pPr>
        <w:pStyle w:val="ListParagraph"/>
        <w:numPr>
          <w:ilvl w:val="0"/>
          <w:numId w:val="23"/>
        </w:numPr>
      </w:pPr>
      <w:r>
        <w:t xml:space="preserve">The user </w:t>
      </w:r>
      <w:r w:rsidR="00326A7E">
        <w:t xml:space="preserve">was able to find </w:t>
      </w:r>
      <w:r w:rsidR="002B1D78">
        <w:t xml:space="preserve">the </w:t>
      </w:r>
      <w:r w:rsidR="00326A7E">
        <w:t>scriptures</w:t>
      </w:r>
      <w:r>
        <w:t xml:space="preserve"> he or she </w:t>
      </w:r>
      <w:r w:rsidR="00326A7E">
        <w:t>searched.</w:t>
      </w:r>
    </w:p>
    <w:p w14:paraId="39A06F89" w14:textId="307B6A04" w:rsidR="00326A7E" w:rsidRDefault="00326A7E" w:rsidP="00326A7E">
      <w:pPr>
        <w:pStyle w:val="ListParagraph"/>
      </w:pPr>
      <w:r>
        <w:lastRenderedPageBreak/>
        <w:t>Th</w:t>
      </w:r>
      <w:r w:rsidR="00382E6F">
        <w:t>is question aim</w:t>
      </w:r>
      <w:r>
        <w:t>s to get the user</w:t>
      </w:r>
      <w:r w:rsidR="00CE7D09">
        <w:t>'</w:t>
      </w:r>
      <w:r>
        <w:t xml:space="preserve">s feedback on </w:t>
      </w:r>
      <w:r w:rsidR="00382E6F">
        <w:t>the bot</w:t>
      </w:r>
      <w:r w:rsidR="00CE7D09">
        <w:t>'</w:t>
      </w:r>
      <w:r w:rsidR="00382E6F">
        <w:t>s accuracy</w:t>
      </w:r>
      <w:r>
        <w:t xml:space="preserve"> </w:t>
      </w:r>
      <w:r w:rsidR="00382E6F">
        <w:t>in displaying</w:t>
      </w:r>
      <w:r>
        <w:t xml:space="preserve"> the desired scripture. Figure 4.</w:t>
      </w:r>
      <w:r w:rsidR="007615A0">
        <w:t>6</w:t>
      </w:r>
      <w:r>
        <w:t xml:space="preserve"> illustrates the distribution of responses with a bar chart.</w:t>
      </w:r>
    </w:p>
    <w:p w14:paraId="5DC6A39F" w14:textId="77777777" w:rsidR="005547E4" w:rsidRDefault="00AB0DDB" w:rsidP="005547E4">
      <w:pPr>
        <w:pStyle w:val="ListParagraph"/>
        <w:keepNext/>
        <w:jc w:val="center"/>
      </w:pPr>
      <w:r>
        <w:rPr>
          <w:noProof/>
        </w:rPr>
        <w:drawing>
          <wp:inline distT="0" distB="0" distL="0" distR="0" wp14:anchorId="796AA3A8" wp14:editId="417482A5">
            <wp:extent cx="5943600" cy="282575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6ACB1EDA" w14:textId="761EBE0A" w:rsidR="00AB0DDB" w:rsidRPr="005622B7" w:rsidRDefault="005547E4" w:rsidP="005547E4">
      <w:pPr>
        <w:jc w:val="center"/>
        <w:rPr>
          <w:b/>
          <w:bCs/>
        </w:rPr>
      </w:pPr>
      <w:bookmarkStart w:id="162" w:name="_Toc106290785"/>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6</w:t>
      </w:r>
      <w:r w:rsidRPr="005622B7">
        <w:rPr>
          <w:b/>
          <w:bCs/>
          <w:noProof/>
        </w:rPr>
        <w:fldChar w:fldCharType="end"/>
      </w:r>
      <w:r w:rsidRPr="005622B7">
        <w:rPr>
          <w:b/>
          <w:bCs/>
        </w:rPr>
        <w:t>:Bar chart showing responses to question 4</w:t>
      </w:r>
      <w:bookmarkEnd w:id="162"/>
    </w:p>
    <w:p w14:paraId="6C775502" w14:textId="354DA3E1" w:rsidR="00326A7E" w:rsidRDefault="00382E6F" w:rsidP="00326A7E">
      <w:pPr>
        <w:pStyle w:val="ListParagraph"/>
        <w:numPr>
          <w:ilvl w:val="0"/>
          <w:numId w:val="23"/>
        </w:numPr>
      </w:pPr>
      <w:r>
        <w:t xml:space="preserve">The user </w:t>
      </w:r>
      <w:r w:rsidR="00B04C0F">
        <w:t>was comfortable using the bot.</w:t>
      </w:r>
    </w:p>
    <w:p w14:paraId="1C0ED8FC" w14:textId="6DD43B95" w:rsidR="00B04C0F" w:rsidRDefault="00B04C0F" w:rsidP="00B04C0F">
      <w:pPr>
        <w:pStyle w:val="ListParagraph"/>
      </w:pPr>
      <w:r>
        <w:t>This question aims to determine the extent to which the user performs operations within the bot with ease and simplicity. Figure 4.</w:t>
      </w:r>
      <w:r w:rsidR="007615A0">
        <w:t>7</w:t>
      </w:r>
      <w:r>
        <w:t xml:space="preserve"> depicts the distribution of responses with a bar chart</w:t>
      </w:r>
      <w:r w:rsidR="00BE0EBF">
        <w:t>.</w:t>
      </w:r>
    </w:p>
    <w:p w14:paraId="31809723" w14:textId="77777777" w:rsidR="005547E4" w:rsidRDefault="002A08C5" w:rsidP="005547E4">
      <w:pPr>
        <w:pStyle w:val="ListParagraph"/>
        <w:keepNext/>
        <w:jc w:val="center"/>
      </w:pPr>
      <w:r>
        <w:rPr>
          <w:noProof/>
        </w:rPr>
        <w:drawing>
          <wp:inline distT="0" distB="0" distL="0" distR="0" wp14:anchorId="3B24ABB0" wp14:editId="5686DE2F">
            <wp:extent cx="5943600" cy="2825750"/>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0C124353" w14:textId="3FE008F2" w:rsidR="002A08C5" w:rsidRPr="005622B7" w:rsidRDefault="005547E4" w:rsidP="005547E4">
      <w:pPr>
        <w:jc w:val="center"/>
        <w:rPr>
          <w:b/>
          <w:bCs/>
        </w:rPr>
      </w:pPr>
      <w:bookmarkStart w:id="163" w:name="_Toc106290786"/>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7</w:t>
      </w:r>
      <w:r w:rsidRPr="005622B7">
        <w:rPr>
          <w:b/>
          <w:bCs/>
          <w:noProof/>
        </w:rPr>
        <w:fldChar w:fldCharType="end"/>
      </w:r>
      <w:r w:rsidRPr="005622B7">
        <w:rPr>
          <w:b/>
          <w:bCs/>
        </w:rPr>
        <w:t>:Bar chart showing responses to question 5</w:t>
      </w:r>
      <w:bookmarkEnd w:id="163"/>
    </w:p>
    <w:p w14:paraId="7F45712F" w14:textId="34DF2BC9" w:rsidR="00BE0EBF" w:rsidRDefault="00BE0EBF" w:rsidP="00BE0EBF">
      <w:pPr>
        <w:pStyle w:val="ListParagraph"/>
        <w:numPr>
          <w:ilvl w:val="0"/>
          <w:numId w:val="23"/>
        </w:numPr>
      </w:pPr>
      <w:r>
        <w:lastRenderedPageBreak/>
        <w:t>It was easy to get used to the mode of operation.</w:t>
      </w:r>
    </w:p>
    <w:p w14:paraId="709F8280" w14:textId="2C69CCBE" w:rsidR="00BE0EBF" w:rsidRDefault="00C472B3" w:rsidP="00BE0EBF">
      <w:pPr>
        <w:pStyle w:val="ListParagraph"/>
      </w:pPr>
      <w:r>
        <w:t>Th</w:t>
      </w:r>
      <w:r w:rsidR="00382E6F">
        <w:t>is question aim</w:t>
      </w:r>
      <w:r>
        <w:t>s to determine how easy it was for the users to get accustomed to the operations of the bot. Figure 4.</w:t>
      </w:r>
      <w:r w:rsidR="007615A0">
        <w:t>8</w:t>
      </w:r>
      <w:r>
        <w:t xml:space="preserve"> illustrates the distribution of responses with a bar chart.</w:t>
      </w:r>
    </w:p>
    <w:p w14:paraId="64614AD2" w14:textId="77777777" w:rsidR="005547E4" w:rsidRDefault="002A08C5" w:rsidP="005547E4">
      <w:pPr>
        <w:pStyle w:val="ListParagraph"/>
        <w:keepNext/>
        <w:jc w:val="center"/>
      </w:pPr>
      <w:r>
        <w:rPr>
          <w:noProof/>
        </w:rPr>
        <w:drawing>
          <wp:inline distT="0" distB="0" distL="0" distR="0" wp14:anchorId="629C9DAA" wp14:editId="57DAEEE2">
            <wp:extent cx="5943600" cy="2825750"/>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468ECE0C" w14:textId="3409F8F8" w:rsidR="00382E6F" w:rsidRPr="00E50ECB" w:rsidRDefault="005547E4" w:rsidP="00E50ECB">
      <w:pPr>
        <w:jc w:val="center"/>
        <w:rPr>
          <w:b/>
          <w:bCs/>
        </w:rPr>
      </w:pPr>
      <w:bookmarkStart w:id="164" w:name="_Toc106290787"/>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8</w:t>
      </w:r>
      <w:r w:rsidRPr="005622B7">
        <w:rPr>
          <w:b/>
          <w:bCs/>
          <w:noProof/>
        </w:rPr>
        <w:fldChar w:fldCharType="end"/>
      </w:r>
      <w:r w:rsidRPr="005622B7">
        <w:rPr>
          <w:b/>
          <w:bCs/>
        </w:rPr>
        <w:t>:Bar chart showing responses to question 6</w:t>
      </w:r>
      <w:bookmarkEnd w:id="164"/>
    </w:p>
    <w:p w14:paraId="39AA521D" w14:textId="327AD704" w:rsidR="00E37F64" w:rsidRDefault="00382E6F" w:rsidP="00E37F64">
      <w:pPr>
        <w:pStyle w:val="ListParagraph"/>
        <w:numPr>
          <w:ilvl w:val="0"/>
          <w:numId w:val="23"/>
        </w:numPr>
      </w:pPr>
      <w:r>
        <w:t>The user</w:t>
      </w:r>
      <w:r w:rsidR="00A32B96">
        <w:t xml:space="preserve"> could easily interact with the bot using</w:t>
      </w:r>
      <w:r>
        <w:t xml:space="preserve"> </w:t>
      </w:r>
      <w:r w:rsidR="00A32B96">
        <w:t>voice.</w:t>
      </w:r>
    </w:p>
    <w:p w14:paraId="1FD2B21B" w14:textId="6E5F0AE1" w:rsidR="00A32B96" w:rsidRDefault="009C7C8C" w:rsidP="00A32B96">
      <w:pPr>
        <w:pStyle w:val="ListParagraph"/>
      </w:pPr>
      <w:r>
        <w:t>Th</w:t>
      </w:r>
      <w:r w:rsidR="00382E6F">
        <w:t>is question intend</w:t>
      </w:r>
      <w:r>
        <w:t xml:space="preserve">s to determine if the mode of communication with </w:t>
      </w:r>
      <w:r w:rsidR="00382E6F">
        <w:t xml:space="preserve">a </w:t>
      </w:r>
      <w:r>
        <w:t>bot through speech is efficient enough for the user. Figure 4.</w:t>
      </w:r>
      <w:r w:rsidR="007615A0">
        <w:t>9</w:t>
      </w:r>
      <w:r>
        <w:t xml:space="preserve"> illustrates the distribution of responses with a bar chart.</w:t>
      </w:r>
    </w:p>
    <w:p w14:paraId="50CAF097" w14:textId="77777777" w:rsidR="005547E4" w:rsidRDefault="002A08C5" w:rsidP="005547E4">
      <w:pPr>
        <w:pStyle w:val="ListParagraph"/>
        <w:keepNext/>
        <w:jc w:val="center"/>
      </w:pPr>
      <w:r>
        <w:rPr>
          <w:noProof/>
        </w:rPr>
        <w:drawing>
          <wp:inline distT="0" distB="0" distL="0" distR="0" wp14:anchorId="3CF5EE6B" wp14:editId="4C47E7DF">
            <wp:extent cx="5943600" cy="2543175"/>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1A0ADB6C" w14:textId="60A06D0C" w:rsidR="002A08C5" w:rsidRPr="005622B7" w:rsidRDefault="005547E4" w:rsidP="005547E4">
      <w:pPr>
        <w:jc w:val="center"/>
        <w:rPr>
          <w:b/>
          <w:bCs/>
        </w:rPr>
      </w:pPr>
      <w:bookmarkStart w:id="165" w:name="_Toc106290788"/>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9</w:t>
      </w:r>
      <w:r w:rsidRPr="005622B7">
        <w:rPr>
          <w:b/>
          <w:bCs/>
          <w:noProof/>
        </w:rPr>
        <w:fldChar w:fldCharType="end"/>
      </w:r>
      <w:r w:rsidRPr="005622B7">
        <w:rPr>
          <w:b/>
          <w:bCs/>
        </w:rPr>
        <w:t>: Bar chart showing responses to question 7</w:t>
      </w:r>
      <w:bookmarkEnd w:id="165"/>
    </w:p>
    <w:p w14:paraId="205D1B26" w14:textId="3A2447BD" w:rsidR="00B81109" w:rsidRDefault="00382E6F" w:rsidP="00B81109">
      <w:pPr>
        <w:pStyle w:val="ListParagraph"/>
        <w:numPr>
          <w:ilvl w:val="0"/>
          <w:numId w:val="23"/>
        </w:numPr>
      </w:pPr>
      <w:r>
        <w:lastRenderedPageBreak/>
        <w:t>The user is</w:t>
      </w:r>
      <w:r w:rsidR="00B81109">
        <w:t xml:space="preserve"> </w:t>
      </w:r>
      <w:r>
        <w:t>delight</w:t>
      </w:r>
      <w:r w:rsidR="00B81109">
        <w:t>ed with the rate at which the bot responds.</w:t>
      </w:r>
    </w:p>
    <w:p w14:paraId="1355AAD4" w14:textId="3603CCC8" w:rsidR="00B81109" w:rsidRDefault="00B81109" w:rsidP="00B81109">
      <w:pPr>
        <w:pStyle w:val="ListParagraph"/>
      </w:pPr>
      <w:r>
        <w:t>Th</w:t>
      </w:r>
      <w:r w:rsidR="00382E6F">
        <w:t>is question aim</w:t>
      </w:r>
      <w:r>
        <w:t>s to determine the rate at which the bot responds</w:t>
      </w:r>
      <w:r w:rsidR="00382E6F">
        <w:t>—i</w:t>
      </w:r>
      <w:r>
        <w:t xml:space="preserve">n other words, </w:t>
      </w:r>
      <w:r w:rsidR="00382E6F">
        <w:t>determining if it takes little</w:t>
      </w:r>
      <w:r>
        <w:t xml:space="preserve"> or no time to respond. Figure 4.1</w:t>
      </w:r>
      <w:r w:rsidR="007615A0">
        <w:t>0</w:t>
      </w:r>
      <w:r>
        <w:t xml:space="preserve"> illustrates the distribution of responses with a bar chart.</w:t>
      </w:r>
    </w:p>
    <w:p w14:paraId="5A4E9430" w14:textId="77777777" w:rsidR="005547E4" w:rsidRDefault="002A08C5" w:rsidP="005547E4">
      <w:pPr>
        <w:pStyle w:val="ListParagraph"/>
        <w:keepNext/>
        <w:jc w:val="center"/>
      </w:pPr>
      <w:r>
        <w:rPr>
          <w:noProof/>
        </w:rPr>
        <w:drawing>
          <wp:inline distT="0" distB="0" distL="0" distR="0" wp14:anchorId="7F6ED741" wp14:editId="7CB86357">
            <wp:extent cx="5943600" cy="2276475"/>
            <wp:effectExtent l="0" t="0" r="0" b="952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14:paraId="73EDAA7E" w14:textId="6DB6C3BF" w:rsidR="002A08C5" w:rsidRPr="005622B7" w:rsidRDefault="005547E4" w:rsidP="005547E4">
      <w:pPr>
        <w:jc w:val="center"/>
        <w:rPr>
          <w:b/>
          <w:bCs/>
        </w:rPr>
      </w:pPr>
      <w:bookmarkStart w:id="166" w:name="_Toc106290789"/>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10</w:t>
      </w:r>
      <w:r w:rsidRPr="005622B7">
        <w:rPr>
          <w:b/>
          <w:bCs/>
          <w:noProof/>
        </w:rPr>
        <w:fldChar w:fldCharType="end"/>
      </w:r>
      <w:r w:rsidRPr="005622B7">
        <w:rPr>
          <w:b/>
          <w:bCs/>
        </w:rPr>
        <w:t>:Bar chart showing responses to question 8</w:t>
      </w:r>
      <w:bookmarkEnd w:id="166"/>
    </w:p>
    <w:p w14:paraId="019FD29E" w14:textId="32D8E88C" w:rsidR="00B81109" w:rsidRDefault="006E5DCB" w:rsidP="00B81109">
      <w:pPr>
        <w:pStyle w:val="ListParagraph"/>
        <w:numPr>
          <w:ilvl w:val="0"/>
          <w:numId w:val="23"/>
        </w:numPr>
      </w:pPr>
      <w:r>
        <w:t xml:space="preserve">The bot </w:t>
      </w:r>
      <w:r w:rsidR="00382E6F">
        <w:t>can</w:t>
      </w:r>
      <w:r>
        <w:t xml:space="preserve"> understand </w:t>
      </w:r>
      <w:r w:rsidR="00382E6F">
        <w:t>the user</w:t>
      </w:r>
      <w:r w:rsidR="00CE7D09">
        <w:t>'</w:t>
      </w:r>
      <w:r w:rsidR="00382E6F">
        <w:t>s</w:t>
      </w:r>
      <w:r>
        <w:t xml:space="preserve"> speech easily.</w:t>
      </w:r>
    </w:p>
    <w:p w14:paraId="31F1D01C" w14:textId="1860B044" w:rsidR="006E5DCB" w:rsidRDefault="006E5DCB" w:rsidP="006E5DCB">
      <w:pPr>
        <w:pStyle w:val="ListParagraph"/>
      </w:pPr>
      <w:r>
        <w:t>Th</w:t>
      </w:r>
      <w:r w:rsidR="00382E6F">
        <w:t>is question aim</w:t>
      </w:r>
      <w:r>
        <w:t>s to determine if when the user communicates with the bot, the bot can pick up the right words spoken by the user. Figure 4.1</w:t>
      </w:r>
      <w:r w:rsidR="007615A0">
        <w:t>1</w:t>
      </w:r>
      <w:r>
        <w:t xml:space="preserve"> illustrates the distribution of responses with a bar chart.</w:t>
      </w:r>
    </w:p>
    <w:p w14:paraId="168A48E5" w14:textId="77777777" w:rsidR="005547E4" w:rsidRDefault="002A08C5" w:rsidP="005547E4">
      <w:pPr>
        <w:pStyle w:val="ListParagraph"/>
        <w:keepNext/>
        <w:jc w:val="center"/>
      </w:pPr>
      <w:r>
        <w:rPr>
          <w:noProof/>
        </w:rPr>
        <w:drawing>
          <wp:inline distT="0" distB="0" distL="0" distR="0" wp14:anchorId="49A2EB79" wp14:editId="5BE18BD2">
            <wp:extent cx="5943600" cy="2825750"/>
            <wp:effectExtent l="0" t="0" r="0" b="0"/>
            <wp:docPr id="22" name="Picture 2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histo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00E80388" w14:textId="6774414E" w:rsidR="002A08C5" w:rsidRPr="005622B7" w:rsidRDefault="005547E4" w:rsidP="005547E4">
      <w:pPr>
        <w:jc w:val="center"/>
        <w:rPr>
          <w:b/>
          <w:bCs/>
        </w:rPr>
      </w:pPr>
      <w:bookmarkStart w:id="167" w:name="_Toc106290790"/>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11</w:t>
      </w:r>
      <w:r w:rsidRPr="005622B7">
        <w:rPr>
          <w:b/>
          <w:bCs/>
          <w:noProof/>
        </w:rPr>
        <w:fldChar w:fldCharType="end"/>
      </w:r>
      <w:r w:rsidRPr="005622B7">
        <w:rPr>
          <w:b/>
          <w:bCs/>
        </w:rPr>
        <w:t>:Bar chart showing responses to question 9</w:t>
      </w:r>
      <w:bookmarkEnd w:id="167"/>
    </w:p>
    <w:p w14:paraId="25AA03F0" w14:textId="65C6DE64" w:rsidR="006E5DCB" w:rsidRDefault="00382E6F" w:rsidP="006E5DCB">
      <w:pPr>
        <w:pStyle w:val="ListParagraph"/>
        <w:numPr>
          <w:ilvl w:val="0"/>
          <w:numId w:val="23"/>
        </w:numPr>
      </w:pPr>
      <w:r>
        <w:lastRenderedPageBreak/>
        <w:t>The user is</w:t>
      </w:r>
      <w:r w:rsidR="006E5DCB">
        <w:t xml:space="preserve"> satisfied with the voice the bot uses for </w:t>
      </w:r>
      <w:r>
        <w:t xml:space="preserve">the </w:t>
      </w:r>
      <w:r w:rsidR="006E5DCB">
        <w:t>response.</w:t>
      </w:r>
    </w:p>
    <w:p w14:paraId="41E25676" w14:textId="4A9F7308" w:rsidR="006E5DCB" w:rsidRDefault="004C1530" w:rsidP="006E5DCB">
      <w:pPr>
        <w:pStyle w:val="ListParagraph"/>
      </w:pPr>
      <w:r>
        <w:t>Th</w:t>
      </w:r>
      <w:r w:rsidR="00382E6F">
        <w:t>is question aim</w:t>
      </w:r>
      <w:r>
        <w:t xml:space="preserve">s to determine if the user is satisfied with the type of voice </w:t>
      </w:r>
      <w:r w:rsidR="00382E6F">
        <w:t>the bot uses</w:t>
      </w:r>
      <w:r>
        <w:t xml:space="preserve"> to communicate. Figure 4.</w:t>
      </w:r>
      <w:r w:rsidR="007615A0">
        <w:t>12</w:t>
      </w:r>
      <w:r>
        <w:t xml:space="preserve"> illustrates the distribution of responses with a bar chart.</w:t>
      </w:r>
    </w:p>
    <w:p w14:paraId="7D2E5DF1" w14:textId="77777777" w:rsidR="005547E4" w:rsidRDefault="002A08C5" w:rsidP="005547E4">
      <w:pPr>
        <w:pStyle w:val="ListParagraph"/>
        <w:keepNext/>
        <w:jc w:val="center"/>
      </w:pPr>
      <w:r>
        <w:rPr>
          <w:noProof/>
        </w:rPr>
        <w:drawing>
          <wp:inline distT="0" distB="0" distL="0" distR="0" wp14:anchorId="4969F21C" wp14:editId="5DEE0EBC">
            <wp:extent cx="5943600" cy="2238375"/>
            <wp:effectExtent l="0" t="0" r="0" b="952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14:paraId="6B6E6C43" w14:textId="1780A8E8" w:rsidR="002A08C5" w:rsidRPr="005622B7" w:rsidRDefault="005547E4" w:rsidP="005547E4">
      <w:pPr>
        <w:jc w:val="center"/>
        <w:rPr>
          <w:b/>
          <w:bCs/>
        </w:rPr>
      </w:pPr>
      <w:bookmarkStart w:id="168" w:name="_Toc106290791"/>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12</w:t>
      </w:r>
      <w:r w:rsidRPr="005622B7">
        <w:rPr>
          <w:b/>
          <w:bCs/>
          <w:noProof/>
        </w:rPr>
        <w:fldChar w:fldCharType="end"/>
      </w:r>
      <w:r w:rsidRPr="005622B7">
        <w:rPr>
          <w:b/>
          <w:bCs/>
        </w:rPr>
        <w:t>:Bar chart showing responses to question 10</w:t>
      </w:r>
      <w:bookmarkEnd w:id="168"/>
    </w:p>
    <w:p w14:paraId="46E7452D" w14:textId="5EA7442C" w:rsidR="004C1530" w:rsidRDefault="00382E6F" w:rsidP="004C1530">
      <w:pPr>
        <w:pStyle w:val="ListParagraph"/>
        <w:numPr>
          <w:ilvl w:val="0"/>
          <w:numId w:val="23"/>
        </w:numPr>
      </w:pPr>
      <w:r>
        <w:t>The bot is</w:t>
      </w:r>
      <w:r w:rsidR="004C1530">
        <w:t xml:space="preserve"> satisfied with the user interface.</w:t>
      </w:r>
    </w:p>
    <w:p w14:paraId="5605A28D" w14:textId="602BAE92" w:rsidR="004C1530" w:rsidRDefault="004C1530" w:rsidP="004C1530">
      <w:pPr>
        <w:pStyle w:val="ListParagraph"/>
      </w:pPr>
      <w:r>
        <w:t>Th</w:t>
      </w:r>
      <w:r w:rsidR="00382E6F">
        <w:t>is question aim</w:t>
      </w:r>
      <w:r>
        <w:t>s to determine if the user is satisfied with the overall interface of the bot during usage.</w:t>
      </w:r>
      <w:r w:rsidR="00C97E10">
        <w:t xml:space="preserve"> Figure 4.1</w:t>
      </w:r>
      <w:r w:rsidR="007615A0">
        <w:t>3</w:t>
      </w:r>
      <w:r w:rsidR="00C97E10">
        <w:t xml:space="preserve"> illustrates the distribution of responses with a bar chart.</w:t>
      </w:r>
    </w:p>
    <w:p w14:paraId="75084899" w14:textId="77777777" w:rsidR="005547E4" w:rsidRDefault="002A08C5" w:rsidP="005547E4">
      <w:pPr>
        <w:pStyle w:val="ListParagraph"/>
        <w:keepNext/>
        <w:jc w:val="center"/>
      </w:pPr>
      <w:r>
        <w:rPr>
          <w:noProof/>
        </w:rPr>
        <w:drawing>
          <wp:inline distT="0" distB="0" distL="0" distR="0" wp14:anchorId="690D4EC2" wp14:editId="10AEC294">
            <wp:extent cx="5943600" cy="282575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34630EE0" w14:textId="1C27AB9B" w:rsidR="002A08C5" w:rsidRPr="005622B7" w:rsidRDefault="005547E4" w:rsidP="005547E4">
      <w:pPr>
        <w:jc w:val="center"/>
        <w:rPr>
          <w:b/>
          <w:bCs/>
        </w:rPr>
      </w:pPr>
      <w:bookmarkStart w:id="169" w:name="_Toc106290792"/>
      <w:r w:rsidRPr="005622B7">
        <w:rPr>
          <w:b/>
          <w:bCs/>
        </w:rPr>
        <w:t xml:space="preserve">Figure </w:t>
      </w:r>
      <w:r w:rsidRPr="005622B7">
        <w:rPr>
          <w:b/>
          <w:bCs/>
        </w:rPr>
        <w:fldChar w:fldCharType="begin"/>
      </w:r>
      <w:r w:rsidRPr="005622B7">
        <w:rPr>
          <w:b/>
          <w:bCs/>
        </w:rPr>
        <w:instrText xml:space="preserve"> STYLEREF 1 \s </w:instrText>
      </w:r>
      <w:r w:rsidRPr="005622B7">
        <w:rPr>
          <w:b/>
          <w:bCs/>
        </w:rPr>
        <w:fldChar w:fldCharType="separate"/>
      </w:r>
      <w:r w:rsidR="004A6B4E" w:rsidRPr="005622B7">
        <w:rPr>
          <w:b/>
          <w:bCs/>
          <w:noProof/>
        </w:rPr>
        <w:t>4</w:t>
      </w:r>
      <w:r w:rsidRPr="005622B7">
        <w:rPr>
          <w:b/>
          <w:bCs/>
          <w:noProof/>
        </w:rPr>
        <w:fldChar w:fldCharType="end"/>
      </w:r>
      <w:r w:rsidRPr="005622B7">
        <w:rPr>
          <w:b/>
          <w:bCs/>
        </w:rPr>
        <w:t>.</w:t>
      </w:r>
      <w:r w:rsidRPr="005622B7">
        <w:rPr>
          <w:b/>
          <w:bCs/>
        </w:rPr>
        <w:fldChar w:fldCharType="begin"/>
      </w:r>
      <w:r w:rsidRPr="005622B7">
        <w:rPr>
          <w:b/>
          <w:bCs/>
        </w:rPr>
        <w:instrText xml:space="preserve"> SEQ Figure \* ARABIC \s 1 </w:instrText>
      </w:r>
      <w:r w:rsidRPr="005622B7">
        <w:rPr>
          <w:b/>
          <w:bCs/>
        </w:rPr>
        <w:fldChar w:fldCharType="separate"/>
      </w:r>
      <w:r w:rsidR="004A6B4E" w:rsidRPr="005622B7">
        <w:rPr>
          <w:b/>
          <w:bCs/>
          <w:noProof/>
        </w:rPr>
        <w:t>13</w:t>
      </w:r>
      <w:r w:rsidRPr="005622B7">
        <w:rPr>
          <w:b/>
          <w:bCs/>
          <w:noProof/>
        </w:rPr>
        <w:fldChar w:fldCharType="end"/>
      </w:r>
      <w:r w:rsidRPr="005622B7">
        <w:rPr>
          <w:b/>
          <w:bCs/>
        </w:rPr>
        <w:t>:Bar chart showing responses to question 11</w:t>
      </w:r>
      <w:bookmarkEnd w:id="169"/>
    </w:p>
    <w:p w14:paraId="1F21921C" w14:textId="65EF0706" w:rsidR="005F7172" w:rsidRDefault="005F7172" w:rsidP="00C73BD3"/>
    <w:p w14:paraId="1DED5CA1" w14:textId="2229EB3B" w:rsidR="005F7172" w:rsidRDefault="005F7172" w:rsidP="00827582">
      <w:pPr>
        <w:pStyle w:val="Intro-heading"/>
      </w:pPr>
      <w:bookmarkStart w:id="170" w:name="_Toc109421194"/>
      <w:r>
        <w:lastRenderedPageBreak/>
        <w:t>CHAPTER FIVE</w:t>
      </w:r>
      <w:bookmarkEnd w:id="170"/>
    </w:p>
    <w:p w14:paraId="3D3206E8" w14:textId="3F7F208C" w:rsidR="005F7172" w:rsidRDefault="005F7172" w:rsidP="00853200">
      <w:pPr>
        <w:pStyle w:val="Heading1"/>
      </w:pPr>
      <w:bookmarkStart w:id="171" w:name="_Toc106578138"/>
      <w:bookmarkStart w:id="172" w:name="_Toc109421195"/>
      <w:r>
        <w:t>SUMMARY,</w:t>
      </w:r>
      <w:r w:rsidR="00827582">
        <w:t xml:space="preserve"> RECOMMENDATIONS, AND CONCLUSION</w:t>
      </w:r>
      <w:bookmarkEnd w:id="171"/>
      <w:bookmarkEnd w:id="172"/>
    </w:p>
    <w:p w14:paraId="70CCA4AE" w14:textId="0B107B13" w:rsidR="00827582" w:rsidRDefault="00827582" w:rsidP="00827582">
      <w:pPr>
        <w:pStyle w:val="Heading2"/>
      </w:pPr>
      <w:bookmarkStart w:id="173" w:name="_Toc109421196"/>
      <w:r>
        <w:t>SUMMARY</w:t>
      </w:r>
      <w:bookmarkEnd w:id="173"/>
    </w:p>
    <w:p w14:paraId="124E34B6" w14:textId="34883E20" w:rsidR="00827582" w:rsidRDefault="00C20E5D" w:rsidP="00827582">
      <w:r>
        <w:t>The chatbot developed in this project applies speech recognition and text to speech recognition to help users perform bible study</w:t>
      </w:r>
      <w:r w:rsidR="007D0866">
        <w:t xml:space="preserve"> and search for scriptures in the </w:t>
      </w:r>
      <w:r w:rsidR="008A14B7">
        <w:t>B</w:t>
      </w:r>
      <w:r w:rsidR="007D0866">
        <w:t>ible through a voice command.</w:t>
      </w:r>
    </w:p>
    <w:p w14:paraId="7C1EB01E" w14:textId="21DED2C8" w:rsidR="007D0866" w:rsidRDefault="007D0866" w:rsidP="00827582">
      <w:r>
        <w:t>The integrated development environment used to develop the chatbot is PyCharm</w:t>
      </w:r>
      <w:r w:rsidR="00382E6F">
        <w:t>. On this backend,</w:t>
      </w:r>
      <w:r>
        <w:t xml:space="preserve"> the </w:t>
      </w:r>
      <w:r w:rsidR="00AD07C2">
        <w:t xml:space="preserve">bot is developed with python 3.9, while the front end uses </w:t>
      </w:r>
      <w:r w:rsidR="00BB0952">
        <w:t>p</w:t>
      </w:r>
      <w:r w:rsidR="00AD07C2">
        <w:t>ython in conjunction with a framework named Flask.</w:t>
      </w:r>
    </w:p>
    <w:p w14:paraId="0A87DD7C" w14:textId="22C7A9B4" w:rsidR="00AD07C2" w:rsidRDefault="00AD07C2" w:rsidP="00827582">
      <w:r>
        <w:t xml:space="preserve">The </w:t>
      </w:r>
      <w:r w:rsidR="00CE7D09">
        <w:t>primary</w:t>
      </w:r>
      <w:r>
        <w:t xml:space="preserve"> module in this chatbot includes</w:t>
      </w:r>
      <w:r w:rsidR="00CE7D09">
        <w:t xml:space="preserve"> </w:t>
      </w:r>
      <w:r>
        <w:t xml:space="preserve">the input and output </w:t>
      </w:r>
      <w:r w:rsidR="00382E6F">
        <w:t xml:space="preserve">collection and </w:t>
      </w:r>
      <w:r>
        <w:t>processing module (this entails the function processing also)</w:t>
      </w:r>
      <w:r w:rsidR="00382E6F">
        <w:t>. Also</w:t>
      </w:r>
      <w:r w:rsidR="00CE7D09">
        <w:t>,</w:t>
      </w:r>
      <w:r>
        <w:t xml:space="preserve"> the conjunction module combines all the functions into one </w:t>
      </w:r>
      <w:r w:rsidR="005A7BD0">
        <w:t xml:space="preserve">python </w:t>
      </w:r>
      <w:r>
        <w:t>file to connect to the framework</w:t>
      </w:r>
      <w:r w:rsidR="005A7BD0">
        <w:t xml:space="preserve">. The python packages that played a vital role in the conclusion of this project </w:t>
      </w:r>
      <w:r w:rsidR="00BE5960">
        <w:t>include</w:t>
      </w:r>
      <w:r w:rsidR="005A7BD0">
        <w:t xml:space="preserve"> google text to speech, py</w:t>
      </w:r>
      <w:r w:rsidR="006D25ED">
        <w:t>thon</w:t>
      </w:r>
      <w:r w:rsidR="005A7BD0">
        <w:t xml:space="preserve"> audio, python </w:t>
      </w:r>
      <w:r w:rsidR="006D25ED">
        <w:t>c</w:t>
      </w:r>
      <w:r w:rsidR="005A7BD0">
        <w:t xml:space="preserve">ommand, </w:t>
      </w:r>
      <w:r w:rsidR="00382E6F">
        <w:t>F</w:t>
      </w:r>
      <w:r w:rsidR="006D25ED">
        <w:t>lask, and python speech recognition.</w:t>
      </w:r>
    </w:p>
    <w:p w14:paraId="2F2FCF98" w14:textId="35981E7C" w:rsidR="00BC0953" w:rsidRDefault="00BC0953" w:rsidP="00827582">
      <w:r>
        <w:t xml:space="preserve">This project provides scriptures to users based on the conversation with the bot to aid bible </w:t>
      </w:r>
      <w:r w:rsidR="00BE5960">
        <w:t>study</w:t>
      </w:r>
      <w:r w:rsidR="00CE7D09">
        <w:t>. It</w:t>
      </w:r>
      <w:r>
        <w:t xml:space="preserve"> can also search for scriptures in the </w:t>
      </w:r>
      <w:r w:rsidR="008A14B7">
        <w:t>B</w:t>
      </w:r>
      <w:r>
        <w:t>ible.</w:t>
      </w:r>
      <w:r w:rsidR="00BE5960">
        <w:t xml:space="preserve"> It also helps eradicate the manual process of communicating with the bot through text when </w:t>
      </w:r>
      <w:r w:rsidR="00CE7D09">
        <w:t xml:space="preserve">the user </w:t>
      </w:r>
      <w:r w:rsidR="00BE5960">
        <w:t xml:space="preserve">could communicate using </w:t>
      </w:r>
      <w:r w:rsidR="00CE7D09">
        <w:t>the user's</w:t>
      </w:r>
      <w:r w:rsidR="00BE5960">
        <w:t xml:space="preserve"> voice instead.</w:t>
      </w:r>
    </w:p>
    <w:p w14:paraId="19C0D2BE" w14:textId="6DD3E10B" w:rsidR="00BE5960" w:rsidRDefault="00BE5960" w:rsidP="00BE5960">
      <w:pPr>
        <w:pStyle w:val="Heading2"/>
      </w:pPr>
      <w:bookmarkStart w:id="174" w:name="_Toc109421197"/>
      <w:r>
        <w:t>RECOMMENDATIONS</w:t>
      </w:r>
      <w:bookmarkEnd w:id="174"/>
    </w:p>
    <w:p w14:paraId="746D649F" w14:textId="60B5BB1C" w:rsidR="00BE5960" w:rsidRDefault="00014853" w:rsidP="00BE5960">
      <w:r>
        <w:t xml:space="preserve">For this project, the scripture recommendation was drawn from the code </w:t>
      </w:r>
      <w:r w:rsidR="00FF55BC">
        <w:t>directly</w:t>
      </w:r>
      <w:r w:rsidR="00CE7D09">
        <w:t>. A</w:t>
      </w:r>
      <w:r>
        <w:t>n improvement on this can be to create</w:t>
      </w:r>
      <w:r w:rsidR="007B01B3">
        <w:t xml:space="preserve"> </w:t>
      </w:r>
      <w:r>
        <w:t>a</w:t>
      </w:r>
      <w:r w:rsidR="007B01B3">
        <w:t xml:space="preserve"> database</w:t>
      </w:r>
      <w:r w:rsidR="0086513E">
        <w:t xml:space="preserve"> for offline purposes.</w:t>
      </w:r>
      <w:r w:rsidR="007B01B3">
        <w:t xml:space="preserve"> </w:t>
      </w:r>
      <w:r w:rsidR="00CE7D09">
        <w:t>Furthermore,</w:t>
      </w:r>
      <w:r w:rsidR="007B01B3">
        <w:t xml:space="preserve"> a </w:t>
      </w:r>
      <w:r>
        <w:t>script i</w:t>
      </w:r>
      <w:r w:rsidR="00CE7D09">
        <w:t>s in a particular format, so the code will just read from i</w:t>
      </w:r>
      <w:r>
        <w:t>t and derive its information</w:t>
      </w:r>
      <w:r w:rsidR="00CE7D09">
        <w:t>. A</w:t>
      </w:r>
      <w:r w:rsidR="00FF55BC">
        <w:t>n administrator could oversee updating the script</w:t>
      </w:r>
      <w:r w:rsidR="00EC2A71">
        <w:t xml:space="preserve"> from the database.</w:t>
      </w:r>
    </w:p>
    <w:p w14:paraId="6F775A31" w14:textId="61925A31" w:rsidR="00FF55BC" w:rsidRDefault="00FF55BC" w:rsidP="00BE5960">
      <w:r>
        <w:t>Another recommendation</w:t>
      </w:r>
      <w:r w:rsidR="00E624C0">
        <w:t xml:space="preserve"> will be to train the bot to get used to regular conversations and respond faster to inputs. This</w:t>
      </w:r>
      <w:r w:rsidR="00CE7D09">
        <w:t xml:space="preserve"> training</w:t>
      </w:r>
      <w:r w:rsidR="00E624C0">
        <w:t xml:space="preserve"> helps </w:t>
      </w:r>
      <w:r w:rsidR="00CE7D09">
        <w:t>make the conversation with the bot faster and improves the user</w:t>
      </w:r>
      <w:r w:rsidR="00E624C0">
        <w:t xml:space="preserve"> experience.</w:t>
      </w:r>
    </w:p>
    <w:p w14:paraId="2E7CE4FD" w14:textId="7E8D73CE" w:rsidR="00E624C0" w:rsidRDefault="00E624C0" w:rsidP="00E624C0">
      <w:pPr>
        <w:pStyle w:val="Heading2"/>
      </w:pPr>
      <w:bookmarkStart w:id="175" w:name="_Toc109421198"/>
      <w:r>
        <w:lastRenderedPageBreak/>
        <w:t>CONCLUSION</w:t>
      </w:r>
      <w:bookmarkEnd w:id="175"/>
    </w:p>
    <w:p w14:paraId="31E8AE73" w14:textId="33A53C7C" w:rsidR="00CE7D09" w:rsidRDefault="00CE7D09" w:rsidP="00E624C0">
      <w:r w:rsidRPr="00CE7D09">
        <w:t xml:space="preserve"> This project's primary goal is to make scriptural content easily accessible to users using just a voice command, with a focus on the </w:t>
      </w:r>
      <w:r>
        <w:t>Christian religion.</w:t>
      </w:r>
    </w:p>
    <w:p w14:paraId="13A0946F" w14:textId="2265E0A2" w:rsidR="00E624C0" w:rsidRDefault="00457841" w:rsidP="00E624C0">
      <w:r>
        <w:t xml:space="preserve">This project has improved the existing applications </w:t>
      </w:r>
      <w:r w:rsidR="00CE7D09">
        <w:t xml:space="preserve">by </w:t>
      </w:r>
      <w:r w:rsidR="00EC11DC">
        <w:t>providing such</w:t>
      </w:r>
      <w:r>
        <w:t xml:space="preserve"> functions with a voice command.</w:t>
      </w:r>
      <w:r w:rsidR="003A1243">
        <w:t xml:space="preserve"> </w:t>
      </w:r>
      <w:r w:rsidR="00EC11DC">
        <w:t>For most applications related to religion, the main issue is the manual method of scrolling through and searching for content they need</w:t>
      </w:r>
      <w:r w:rsidR="00CE7D09">
        <w:t xml:space="preserve">. </w:t>
      </w:r>
      <w:r w:rsidR="00CE7D09" w:rsidRPr="00CE7D09">
        <w:t xml:space="preserve">The user inputs the command and receives the information based on the context of the bot when using the audio command, </w:t>
      </w:r>
      <w:r w:rsidR="00CE7D09">
        <w:t>in any case</w:t>
      </w:r>
      <w:r w:rsidR="00CE7D09" w:rsidRPr="00CE7D09">
        <w:t>.</w:t>
      </w:r>
    </w:p>
    <w:p w14:paraId="1EB48E76" w14:textId="65F71113" w:rsidR="0029415D" w:rsidRDefault="00CE7D09" w:rsidP="00E50ECB">
      <w:r w:rsidRPr="00CE7D09">
        <w:t>This project has undergone testing, been shown to run without a hitch, and served the intended function.</w:t>
      </w:r>
      <w:r w:rsidR="0029415D">
        <w:br w:type="page"/>
      </w:r>
    </w:p>
    <w:p w14:paraId="58F25950" w14:textId="323FB6BA" w:rsidR="007D0866" w:rsidRDefault="0029415D" w:rsidP="0029415D">
      <w:pPr>
        <w:pStyle w:val="Intro-heading"/>
      </w:pPr>
      <w:bookmarkStart w:id="176" w:name="_Toc109421199"/>
      <w:r>
        <w:lastRenderedPageBreak/>
        <w:t>R</w:t>
      </w:r>
      <w:r w:rsidR="00D95EDD">
        <w:t>EFERENCES</w:t>
      </w:r>
      <w:bookmarkEnd w:id="176"/>
    </w:p>
    <w:sdt>
      <w:sdtPr>
        <w:tag w:val="MENDELEY_BIBLIOGRAPHY"/>
        <w:id w:val="677316028"/>
        <w:placeholder>
          <w:docPart w:val="DefaultPlaceholder_-1854013440"/>
        </w:placeholder>
      </w:sdtPr>
      <w:sdtContent>
        <w:p w14:paraId="19AD8494" w14:textId="77777777" w:rsidR="00FE3D2C" w:rsidRDefault="00FE3D2C" w:rsidP="00FE3D2C">
          <w:pPr>
            <w:divId w:val="940336942"/>
            <w:rPr>
              <w:szCs w:val="24"/>
            </w:rPr>
          </w:pPr>
          <w:r>
            <w:t xml:space="preserve">Adam, M., Wessel, M., &amp; </w:t>
          </w:r>
          <w:proofErr w:type="spellStart"/>
          <w:r>
            <w:t>Benlian</w:t>
          </w:r>
          <w:proofErr w:type="spellEnd"/>
          <w:r>
            <w:t xml:space="preserve">, A. (2021). AI-based chatbots in customer service and their effects on user compliance. </w:t>
          </w:r>
          <w:r>
            <w:rPr>
              <w:i/>
              <w:iCs/>
            </w:rPr>
            <w:t>Electronic Markets</w:t>
          </w:r>
          <w:r>
            <w:t xml:space="preserve">, </w:t>
          </w:r>
          <w:r>
            <w:rPr>
              <w:i/>
              <w:iCs/>
            </w:rPr>
            <w:t>31</w:t>
          </w:r>
          <w:r>
            <w:t>(2). https://doi.org/10.1007/s12525-020-00414-7</w:t>
          </w:r>
        </w:p>
        <w:p w14:paraId="30C3D1CC" w14:textId="77777777" w:rsidR="00FE3D2C" w:rsidRDefault="00FE3D2C" w:rsidP="00FE3D2C">
          <w:pPr>
            <w:divId w:val="1693417177"/>
          </w:pPr>
          <w:proofErr w:type="spellStart"/>
          <w:r>
            <w:t>Adamopoulou</w:t>
          </w:r>
          <w:proofErr w:type="spellEnd"/>
          <w:r>
            <w:t xml:space="preserve">, E., &amp; </w:t>
          </w:r>
          <w:proofErr w:type="spellStart"/>
          <w:r>
            <w:t>Moussiades</w:t>
          </w:r>
          <w:proofErr w:type="spellEnd"/>
          <w:r>
            <w:t xml:space="preserve">, L. (2020). Chatbots: History, technology, and applications. </w:t>
          </w:r>
          <w:r>
            <w:rPr>
              <w:i/>
              <w:iCs/>
            </w:rPr>
            <w:t>Machine Learning with Applications</w:t>
          </w:r>
          <w:r>
            <w:t xml:space="preserve">, </w:t>
          </w:r>
          <w:r>
            <w:rPr>
              <w:i/>
              <w:iCs/>
            </w:rPr>
            <w:t>2</w:t>
          </w:r>
          <w:r>
            <w:t>. https://doi.org/10.1016/j.mlwa.2020.100006</w:t>
          </w:r>
        </w:p>
        <w:p w14:paraId="63544324" w14:textId="438AF312" w:rsidR="00FE3D2C" w:rsidRDefault="00FE3D2C" w:rsidP="00FE3D2C">
          <w:pPr>
            <w:divId w:val="1847401794"/>
          </w:pPr>
          <w:proofErr w:type="spellStart"/>
          <w:r>
            <w:t>Ayanouz</w:t>
          </w:r>
          <w:proofErr w:type="spellEnd"/>
          <w:r>
            <w:t xml:space="preserve">, S., </w:t>
          </w:r>
          <w:proofErr w:type="spellStart"/>
          <w:r>
            <w:t>Abdelhakim</w:t>
          </w:r>
          <w:proofErr w:type="spellEnd"/>
          <w:r>
            <w:t xml:space="preserve">, B. A., &amp; </w:t>
          </w:r>
          <w:proofErr w:type="spellStart"/>
          <w:r>
            <w:t>Benhmed</w:t>
          </w:r>
          <w:proofErr w:type="spellEnd"/>
          <w:r>
            <w:t>, M. (2020, March 31). A Smart Chatbot Architecture</w:t>
          </w:r>
          <w:r w:rsidR="00CE7D09">
            <w:t>-</w:t>
          </w:r>
          <w:r>
            <w:t>based NLP and Machine Learning for Health Care Assistan</w:t>
          </w:r>
          <w:r w:rsidR="00CE7D09">
            <w:t>ts</w:t>
          </w:r>
          <w:r>
            <w:t xml:space="preserve">. </w:t>
          </w:r>
          <w:proofErr w:type="spellStart"/>
          <w:r>
            <w:rPr>
              <w:i/>
              <w:iCs/>
            </w:rPr>
            <w:t>PervasiveHealth</w:t>
          </w:r>
          <w:proofErr w:type="spellEnd"/>
          <w:r>
            <w:rPr>
              <w:i/>
              <w:iCs/>
            </w:rPr>
            <w:t>: Pervasive Computing Technologies for Healthcare</w:t>
          </w:r>
          <w:r>
            <w:t>. https://doi.org/10.1145/3386723.3387897</w:t>
          </w:r>
        </w:p>
        <w:p w14:paraId="32A0B996" w14:textId="449BCECF" w:rsidR="00FE3D2C" w:rsidRDefault="00FE3D2C" w:rsidP="00FE3D2C">
          <w:pPr>
            <w:divId w:val="2035184285"/>
          </w:pPr>
          <w:r>
            <w:t xml:space="preserve">B, K. M., </w:t>
          </w:r>
          <w:proofErr w:type="spellStart"/>
          <w:r>
            <w:t>Nagami</w:t>
          </w:r>
          <w:proofErr w:type="spellEnd"/>
          <w:r>
            <w:t xml:space="preserve">, T., </w:t>
          </w:r>
          <w:proofErr w:type="spellStart"/>
          <w:r>
            <w:t>Sugase</w:t>
          </w:r>
          <w:proofErr w:type="spellEnd"/>
          <w:r>
            <w:t xml:space="preserve">, Y., &amp; </w:t>
          </w:r>
          <w:proofErr w:type="spellStart"/>
          <w:r>
            <w:t>Takemura</w:t>
          </w:r>
          <w:proofErr w:type="spellEnd"/>
          <w:r>
            <w:t xml:space="preserve">, A. (2017). </w:t>
          </w:r>
          <w:r>
            <w:rPr>
              <w:i/>
              <w:iCs/>
            </w:rPr>
            <w:t>Human-Computer Interaction. User Interface Design, Development</w:t>
          </w:r>
          <w:r w:rsidR="00CE7D09">
            <w:rPr>
              <w:i/>
              <w:iCs/>
            </w:rPr>
            <w:t>,</w:t>
          </w:r>
          <w:r>
            <w:rPr>
              <w:i/>
              <w:iCs/>
            </w:rPr>
            <w:t xml:space="preserve"> and Multimodality</w:t>
          </w:r>
          <w:r>
            <w:t xml:space="preserve">. </w:t>
          </w:r>
          <w:r>
            <w:rPr>
              <w:i/>
              <w:iCs/>
            </w:rPr>
            <w:t>10271</w:t>
          </w:r>
          <w:r>
            <w:t>(October), 593–608. https://doi.org/10.1007/978-3-319-58071-5</w:t>
          </w:r>
        </w:p>
        <w:p w14:paraId="5AFC6C7C" w14:textId="77777777" w:rsidR="00FE3D2C" w:rsidRDefault="00FE3D2C" w:rsidP="00FE3D2C">
          <w:pPr>
            <w:divId w:val="607851050"/>
          </w:pPr>
          <w:proofErr w:type="spellStart"/>
          <w:r>
            <w:t>Bhattacharjeem</w:t>
          </w:r>
          <w:proofErr w:type="spellEnd"/>
          <w:r>
            <w:t xml:space="preserve">, A. K., &amp; </w:t>
          </w:r>
          <w:proofErr w:type="spellStart"/>
          <w:r>
            <w:t>Shyamasundar</w:t>
          </w:r>
          <w:proofErr w:type="spellEnd"/>
          <w:r>
            <w:t xml:space="preserve">, R. K. (2009). Activity diagrams: A formal framework to model business processes and code generation. </w:t>
          </w:r>
          <w:r>
            <w:rPr>
              <w:i/>
              <w:iCs/>
            </w:rPr>
            <w:t>Journal of Object Technology</w:t>
          </w:r>
          <w:r>
            <w:t xml:space="preserve">, </w:t>
          </w:r>
          <w:r>
            <w:rPr>
              <w:i/>
              <w:iCs/>
            </w:rPr>
            <w:t>8</w:t>
          </w:r>
          <w:r>
            <w:t>(1), 189–220. https://doi.org/10.5381/jot.2009.8.1.a3</w:t>
          </w:r>
        </w:p>
        <w:p w14:paraId="20DAA558" w14:textId="77777777" w:rsidR="00FE3D2C" w:rsidRDefault="00FE3D2C" w:rsidP="00FE3D2C">
          <w:pPr>
            <w:divId w:val="1376199043"/>
          </w:pPr>
          <w:r>
            <w:t xml:space="preserve">Charnley, F., Lemon, M., &amp; Evans, S. (2011). Exploring the process of whole system design. </w:t>
          </w:r>
          <w:r>
            <w:rPr>
              <w:i/>
              <w:iCs/>
            </w:rPr>
            <w:t>Design Studies</w:t>
          </w:r>
          <w:r>
            <w:t xml:space="preserve">, </w:t>
          </w:r>
          <w:r>
            <w:rPr>
              <w:i/>
              <w:iCs/>
            </w:rPr>
            <w:t>32</w:t>
          </w:r>
          <w:r>
            <w:t>(2), 156–179. https://doi.org/10.1016/j.destud.2010.08.002</w:t>
          </w:r>
        </w:p>
        <w:p w14:paraId="7F05E1B4" w14:textId="77777777" w:rsidR="00FE3D2C" w:rsidRDefault="00FE3D2C" w:rsidP="00FE3D2C">
          <w:pPr>
            <w:divId w:val="965543837"/>
          </w:pPr>
          <w:r>
            <w:t xml:space="preserve">Davies, H. (2019). Religious Devices: A Survey of Technologies of Worship. </w:t>
          </w:r>
          <w:r>
            <w:rPr>
              <w:i/>
              <w:iCs/>
            </w:rPr>
            <w:t>Communication +1</w:t>
          </w:r>
          <w:r>
            <w:t xml:space="preserve">, </w:t>
          </w:r>
          <w:r>
            <w:rPr>
              <w:i/>
              <w:iCs/>
            </w:rPr>
            <w:t>7</w:t>
          </w:r>
          <w:r>
            <w:t>(2), 5. https://doi.org/10.7275/2f6f-w963</w:t>
          </w:r>
        </w:p>
        <w:p w14:paraId="1FB0B433" w14:textId="77777777" w:rsidR="00FE3D2C" w:rsidRDefault="00FE3D2C" w:rsidP="00FE3D2C">
          <w:pPr>
            <w:divId w:val="550922117"/>
          </w:pPr>
          <w:proofErr w:type="spellStart"/>
          <w:r>
            <w:t>Demirel</w:t>
          </w:r>
          <w:proofErr w:type="spellEnd"/>
          <w:r>
            <w:t xml:space="preserve">, S. T., &amp; Das, R. (2018). Software requirement analysis: Research challenges and technical approaches. </w:t>
          </w:r>
          <w:r>
            <w:rPr>
              <w:i/>
              <w:iCs/>
            </w:rPr>
            <w:t>6th International Symposium on Digital Forensic and Security, ISDFS 2018 - Proceeding</w:t>
          </w:r>
          <w:r>
            <w:t xml:space="preserve">, </w:t>
          </w:r>
          <w:r>
            <w:rPr>
              <w:i/>
              <w:iCs/>
            </w:rPr>
            <w:t>2018-Janua</w:t>
          </w:r>
          <w:r>
            <w:t>(March), 1–6. https://doi.org/10.1109/ISDFS.2018.8355322</w:t>
          </w:r>
        </w:p>
        <w:p w14:paraId="58FDBB1A" w14:textId="406F4BFD" w:rsidR="00FE3D2C" w:rsidRDefault="00FE3D2C" w:rsidP="00FE3D2C">
          <w:pPr>
            <w:divId w:val="2117477674"/>
          </w:pPr>
          <w:r>
            <w:lastRenderedPageBreak/>
            <w:t xml:space="preserve">Dhruv, A. J., Patel, R., &amp; Doshi, N. (2021). </w:t>
          </w:r>
          <w:r>
            <w:rPr>
              <w:i/>
              <w:iCs/>
            </w:rPr>
            <w:t>Python: The Most Advanced Programming Language for Computer Science Applications</w:t>
          </w:r>
          <w:r>
            <w:t>., 292–299. https://doi.org/10.5220/0010307902920299</w:t>
          </w:r>
        </w:p>
        <w:p w14:paraId="18FFC597" w14:textId="08C2EDC6" w:rsidR="00FE3D2C" w:rsidRDefault="00FE3D2C" w:rsidP="00FE3D2C">
          <w:pPr>
            <w:divId w:val="1450466143"/>
          </w:pPr>
          <w:proofErr w:type="spellStart"/>
          <w:r>
            <w:t>Efiong</w:t>
          </w:r>
          <w:proofErr w:type="spellEnd"/>
          <w:r>
            <w:t xml:space="preserve">, J. E. (2016). Information Technology in Biblical Studies: Gearing Towards Sustainable Development in Africa. </w:t>
          </w:r>
          <w:r>
            <w:rPr>
              <w:i/>
              <w:iCs/>
            </w:rPr>
            <w:t xml:space="preserve">Proceeding of Nigerian Association of Biblical Studies (NABIS) Conference, June 2016 at Ajayi Crowther University, Oyo, Oyo State, Nigeria. </w:t>
          </w:r>
          <w:r>
            <w:t xml:space="preserve">, </w:t>
          </w:r>
          <w:r>
            <w:rPr>
              <w:i/>
              <w:iCs/>
            </w:rPr>
            <w:t>September</w:t>
          </w:r>
          <w:r>
            <w:t>.</w:t>
          </w:r>
        </w:p>
        <w:p w14:paraId="274BEFF9" w14:textId="77777777" w:rsidR="00FE3D2C" w:rsidRDefault="00FE3D2C" w:rsidP="00FE3D2C">
          <w:pPr>
            <w:divId w:val="2144081726"/>
          </w:pPr>
          <w:proofErr w:type="spellStart"/>
          <w:r>
            <w:t>Elsherbeny</w:t>
          </w:r>
          <w:proofErr w:type="spellEnd"/>
          <w:r>
            <w:t xml:space="preserve">, M., Baz, H., &amp; </w:t>
          </w:r>
          <w:proofErr w:type="spellStart"/>
          <w:r>
            <w:t>Afsah</w:t>
          </w:r>
          <w:proofErr w:type="spellEnd"/>
          <w:r>
            <w:t xml:space="preserve">, O. (2022). Acoustic characteristics of voice and speech in Arabic-speaking stuttering children. </w:t>
          </w:r>
          <w:r>
            <w:rPr>
              <w:i/>
              <w:iCs/>
            </w:rPr>
            <w:t>The Egyptian Journal of Otolaryngology</w:t>
          </w:r>
          <w:r>
            <w:t xml:space="preserve">, </w:t>
          </w:r>
          <w:r>
            <w:rPr>
              <w:i/>
              <w:iCs/>
            </w:rPr>
            <w:t>38</w:t>
          </w:r>
          <w:r>
            <w:t>(1). https://doi.org/10.1186/s43163-021-00192-9</w:t>
          </w:r>
        </w:p>
        <w:p w14:paraId="2741ED30" w14:textId="77777777" w:rsidR="00FE3D2C" w:rsidRDefault="00FE3D2C" w:rsidP="00FE3D2C">
          <w:pPr>
            <w:divId w:val="912858080"/>
          </w:pPr>
          <w:proofErr w:type="spellStart"/>
          <w:r>
            <w:t>Ghai</w:t>
          </w:r>
          <w:proofErr w:type="spellEnd"/>
          <w:r>
            <w:t xml:space="preserve">, W., &amp; Singh, N. (2012). Literature Review on Automatic Speech Recognition. </w:t>
          </w:r>
          <w:r>
            <w:rPr>
              <w:i/>
              <w:iCs/>
            </w:rPr>
            <w:t>International Journal of Computer Applications</w:t>
          </w:r>
          <w:r>
            <w:t xml:space="preserve">, </w:t>
          </w:r>
          <w:r>
            <w:rPr>
              <w:i/>
              <w:iCs/>
            </w:rPr>
            <w:t>41</w:t>
          </w:r>
          <w:r>
            <w:t>(8), 42–50. https://doi.org/10.5120/5565-7646</w:t>
          </w:r>
        </w:p>
        <w:p w14:paraId="27351A17" w14:textId="77777777" w:rsidR="00FE3D2C" w:rsidRDefault="00FE3D2C" w:rsidP="00FE3D2C">
          <w:pPr>
            <w:divId w:val="2014336411"/>
          </w:pPr>
          <w:proofErr w:type="spellStart"/>
          <w:r>
            <w:t>Griesinger</w:t>
          </w:r>
          <w:proofErr w:type="spellEnd"/>
          <w:r>
            <w:t xml:space="preserve">, D. H. (1993). Acoustic analysis. </w:t>
          </w:r>
          <w:r>
            <w:rPr>
              <w:i/>
              <w:iCs/>
            </w:rPr>
            <w:t>The Journal of the Acoustical Society of America</w:t>
          </w:r>
          <w:r>
            <w:t xml:space="preserve">, </w:t>
          </w:r>
          <w:r>
            <w:rPr>
              <w:i/>
              <w:iCs/>
            </w:rPr>
            <w:t>93</w:t>
          </w:r>
          <w:r>
            <w:t>(4), 2256–2256. https://doi.org/10.1121/1.406647</w:t>
          </w:r>
        </w:p>
        <w:p w14:paraId="3B369B0E" w14:textId="77777777" w:rsidR="00FE3D2C" w:rsidRDefault="00FE3D2C" w:rsidP="00FE3D2C">
          <w:pPr>
            <w:divId w:val="726614272"/>
          </w:pPr>
          <w:r>
            <w:t xml:space="preserve">Klimek, R., &amp; </w:t>
          </w:r>
          <w:proofErr w:type="spellStart"/>
          <w:r>
            <w:t>Szwed</w:t>
          </w:r>
          <w:proofErr w:type="spellEnd"/>
          <w:r>
            <w:t xml:space="preserve">, P. (2010). Formal Analysis Of Use Case Diagrams. </w:t>
          </w:r>
          <w:r>
            <w:rPr>
              <w:i/>
              <w:iCs/>
            </w:rPr>
            <w:t>Computer Science</w:t>
          </w:r>
          <w:r>
            <w:t xml:space="preserve">, </w:t>
          </w:r>
          <w:r>
            <w:rPr>
              <w:i/>
              <w:iCs/>
            </w:rPr>
            <w:t>11</w:t>
          </w:r>
          <w:r>
            <w:t>(1), 115–115. https://doi.org/10.7494/csci.2010.11.0.115</w:t>
          </w:r>
        </w:p>
        <w:p w14:paraId="38E7327E" w14:textId="77777777" w:rsidR="00FE3D2C" w:rsidRDefault="00FE3D2C" w:rsidP="00FE3D2C">
          <w:pPr>
            <w:divId w:val="800610463"/>
          </w:pPr>
          <w:r>
            <w:t xml:space="preserve">Lim, Y., Lim, J., &amp; Cho, N. (2020). An Experimental Comparison of the Usability of Rule-based and Natural Language Processing-based Chatbots. </w:t>
          </w:r>
          <w:r>
            <w:rPr>
              <w:i/>
              <w:iCs/>
            </w:rPr>
            <w:t>Asia Pacific Journal of Information Systems</w:t>
          </w:r>
          <w:r>
            <w:t xml:space="preserve">, </w:t>
          </w:r>
          <w:r>
            <w:rPr>
              <w:i/>
              <w:iCs/>
            </w:rPr>
            <w:t>30</w:t>
          </w:r>
          <w:r>
            <w:t>(4). https://doi.org/10.14329/APJIS.2020.30.4.832</w:t>
          </w:r>
        </w:p>
        <w:p w14:paraId="1888CD6A" w14:textId="77777777" w:rsidR="00FE3D2C" w:rsidRDefault="00FE3D2C" w:rsidP="00FE3D2C">
          <w:pPr>
            <w:divId w:val="1945840962"/>
          </w:pPr>
          <w:r>
            <w:t xml:space="preserve">Mahmoud, M., &amp; Kumar, R. (2020). A Review on Chatbot Design and Implementation Techniques. </w:t>
          </w:r>
          <w:r>
            <w:rPr>
              <w:i/>
              <w:iCs/>
            </w:rPr>
            <w:t>International Journal of Engineering and Technology</w:t>
          </w:r>
          <w:r>
            <w:t xml:space="preserve">, </w:t>
          </w:r>
          <w:r>
            <w:rPr>
              <w:i/>
              <w:iCs/>
            </w:rPr>
            <w:t>7</w:t>
          </w:r>
          <w:r>
            <w:t>(April).</w:t>
          </w:r>
        </w:p>
        <w:p w14:paraId="533D137A" w14:textId="121251DF" w:rsidR="00FE3D2C" w:rsidRDefault="00FE3D2C" w:rsidP="00FE3D2C">
          <w:pPr>
            <w:divId w:val="1613244276"/>
          </w:pPr>
          <w:r>
            <w:t xml:space="preserve">Michael, T., &amp; Jeremiah, O. (2016). </w:t>
          </w:r>
          <w:r>
            <w:rPr>
              <w:i/>
              <w:iCs/>
            </w:rPr>
            <w:t>Impact of Inductive Bible Study Method on Christians ; a Case Study of Nigeria Fellowship of Evangelical Students, University of Agriculture Makurdi</w:t>
          </w:r>
          <w:r>
            <w:t xml:space="preserve">. </w:t>
          </w:r>
          <w:r>
            <w:rPr>
              <w:i/>
              <w:iCs/>
            </w:rPr>
            <w:t>September</w:t>
          </w:r>
          <w:r>
            <w:t>, 278–291.</w:t>
          </w:r>
        </w:p>
        <w:p w14:paraId="69212375" w14:textId="77777777" w:rsidR="00FE3D2C" w:rsidRDefault="00FE3D2C" w:rsidP="00FE3D2C">
          <w:pPr>
            <w:divId w:val="836964486"/>
          </w:pPr>
          <w:r>
            <w:t xml:space="preserve">Mishra, P. (2019). Natural Language Processing Using </w:t>
          </w:r>
          <w:proofErr w:type="spellStart"/>
          <w:r>
            <w:t>PyTorch</w:t>
          </w:r>
          <w:proofErr w:type="spellEnd"/>
          <w:r>
            <w:t xml:space="preserve">. </w:t>
          </w:r>
          <w:proofErr w:type="spellStart"/>
          <w:r>
            <w:rPr>
              <w:i/>
              <w:iCs/>
            </w:rPr>
            <w:t>PyTorch</w:t>
          </w:r>
          <w:proofErr w:type="spellEnd"/>
          <w:r>
            <w:rPr>
              <w:i/>
              <w:iCs/>
            </w:rPr>
            <w:t xml:space="preserve"> Recipes</w:t>
          </w:r>
          <w:r>
            <w:t xml:space="preserve">, </w:t>
          </w:r>
          <w:r>
            <w:rPr>
              <w:i/>
              <w:iCs/>
            </w:rPr>
            <w:t>8</w:t>
          </w:r>
          <w:r>
            <w:t>(5), 165–178. https://doi.org/10.1007/978-1-4842-4258-2_7</w:t>
          </w:r>
        </w:p>
        <w:p w14:paraId="375A2E2D" w14:textId="77777777" w:rsidR="00FE3D2C" w:rsidRDefault="00FE3D2C" w:rsidP="00FE3D2C">
          <w:pPr>
            <w:divId w:val="1706907048"/>
          </w:pPr>
          <w:proofErr w:type="spellStart"/>
          <w:r>
            <w:lastRenderedPageBreak/>
            <w:t>Mydyti</w:t>
          </w:r>
          <w:proofErr w:type="spellEnd"/>
          <w:r>
            <w:t xml:space="preserve">, H., &amp; </w:t>
          </w:r>
          <w:proofErr w:type="spellStart"/>
          <w:r>
            <w:t>Kadriu</w:t>
          </w:r>
          <w:proofErr w:type="spellEnd"/>
          <w:r>
            <w:t xml:space="preserve">, A. (2021). The impact of chatbots in driving digital transformation. </w:t>
          </w:r>
          <w:r>
            <w:rPr>
              <w:i/>
              <w:iCs/>
            </w:rPr>
            <w:t>International Journal of E-Services and Mobile Applications</w:t>
          </w:r>
          <w:r>
            <w:t xml:space="preserve">, </w:t>
          </w:r>
          <w:r>
            <w:rPr>
              <w:i/>
              <w:iCs/>
            </w:rPr>
            <w:t>13</w:t>
          </w:r>
          <w:r>
            <w:t>(4). https://doi.org/10.4018/IJESMA.2021100106</w:t>
          </w:r>
        </w:p>
        <w:p w14:paraId="19AA32B1" w14:textId="77777777" w:rsidR="00FE3D2C" w:rsidRDefault="00FE3D2C" w:rsidP="00FE3D2C">
          <w:pPr>
            <w:divId w:val="633677365"/>
          </w:pPr>
          <w:r>
            <w:t xml:space="preserve">Otero, A. R. (2018). System Development Life Cycle. </w:t>
          </w:r>
          <w:r>
            <w:rPr>
              <w:i/>
              <w:iCs/>
            </w:rPr>
            <w:t>Information Technology Control and Audit</w:t>
          </w:r>
          <w:r>
            <w:t xml:space="preserve">, </w:t>
          </w:r>
          <w:r>
            <w:rPr>
              <w:i/>
              <w:iCs/>
            </w:rPr>
            <w:t>5</w:t>
          </w:r>
          <w:r>
            <w:t>(4), 201–236. https://doi.org/10.1201/9780429465000-8</w:t>
          </w:r>
        </w:p>
        <w:p w14:paraId="31676893" w14:textId="1DF9EC31" w:rsidR="00FE3D2C" w:rsidRDefault="00FE3D2C" w:rsidP="00FE3D2C">
          <w:pPr>
            <w:divId w:val="1566837667"/>
          </w:pPr>
          <w:proofErr w:type="spellStart"/>
          <w:r>
            <w:t>Shanmugapriya</w:t>
          </w:r>
          <w:proofErr w:type="spellEnd"/>
          <w:r>
            <w:t xml:space="preserve">, P., &amp; M., H. (2020). Development of Chatterbot using </w:t>
          </w:r>
          <w:r w:rsidR="00BB0952">
            <w:t>p</w:t>
          </w:r>
          <w:r>
            <w:t xml:space="preserve">ython. </w:t>
          </w:r>
          <w:r>
            <w:rPr>
              <w:i/>
              <w:iCs/>
            </w:rPr>
            <w:t>International Journal of Computer Applications</w:t>
          </w:r>
          <w:r>
            <w:t xml:space="preserve">, </w:t>
          </w:r>
          <w:r>
            <w:rPr>
              <w:i/>
              <w:iCs/>
            </w:rPr>
            <w:t>176</w:t>
          </w:r>
          <w:r>
            <w:t>(21), 18–20. https://doi.org/10.5120/ijca2020920184</w:t>
          </w:r>
        </w:p>
        <w:p w14:paraId="672392B0" w14:textId="77777777" w:rsidR="00FE3D2C" w:rsidRDefault="00FE3D2C" w:rsidP="00FE3D2C">
          <w:pPr>
            <w:divId w:val="2031449865"/>
          </w:pPr>
          <w:r>
            <w:t xml:space="preserve">Song, I. (2013). </w:t>
          </w:r>
          <w:r>
            <w:rPr>
              <w:i/>
              <w:iCs/>
            </w:rPr>
            <w:t>Developing Sequence Diagrams in UML</w:t>
          </w:r>
          <w:r>
            <w:t xml:space="preserve">. </w:t>
          </w:r>
          <w:r>
            <w:rPr>
              <w:i/>
              <w:iCs/>
            </w:rPr>
            <w:t>March</w:t>
          </w:r>
          <w:r>
            <w:t>. https://doi.org/10.1007/3-540-45581-7</w:t>
          </w:r>
        </w:p>
        <w:p w14:paraId="5ABF481F" w14:textId="77777777" w:rsidR="00FE3D2C" w:rsidRDefault="00FE3D2C" w:rsidP="00FE3D2C">
          <w:pPr>
            <w:divId w:val="801267909"/>
          </w:pPr>
          <w:proofErr w:type="spellStart"/>
          <w:r>
            <w:t>Suta</w:t>
          </w:r>
          <w:proofErr w:type="spellEnd"/>
          <w:r>
            <w:t xml:space="preserve">, P., Lan, X., Wu, B., </w:t>
          </w:r>
          <w:proofErr w:type="spellStart"/>
          <w:r>
            <w:t>Mongkolnam</w:t>
          </w:r>
          <w:proofErr w:type="spellEnd"/>
          <w:r>
            <w:t xml:space="preserve">, P., &amp; Chan, J. H. (2020). An overview of machine learning in chatbots. </w:t>
          </w:r>
          <w:r>
            <w:rPr>
              <w:i/>
              <w:iCs/>
            </w:rPr>
            <w:t>International Journal of Mechanical Engineering and Robotics Research</w:t>
          </w:r>
          <w:r>
            <w:t xml:space="preserve">, </w:t>
          </w:r>
          <w:r>
            <w:rPr>
              <w:i/>
              <w:iCs/>
            </w:rPr>
            <w:t>9</w:t>
          </w:r>
          <w:r>
            <w:t>(4). https://doi.org/10.18178/ijmerr.9.4.502-510</w:t>
          </w:r>
        </w:p>
        <w:p w14:paraId="773EB376" w14:textId="77777777" w:rsidR="00FE3D2C" w:rsidRDefault="00FE3D2C" w:rsidP="00FE3D2C">
          <w:pPr>
            <w:divId w:val="2061971841"/>
          </w:pPr>
          <w:proofErr w:type="spellStart"/>
          <w:r>
            <w:t>Tamrakar</w:t>
          </w:r>
          <w:proofErr w:type="spellEnd"/>
          <w:r>
            <w:t xml:space="preserve">, R., &amp; Wani, N. (2021). </w:t>
          </w:r>
          <w:r>
            <w:rPr>
              <w:i/>
              <w:iCs/>
            </w:rPr>
            <w:t>Design and Development of CHATBOT : A Review</w:t>
          </w:r>
          <w:r>
            <w:t xml:space="preserve">. </w:t>
          </w:r>
          <w:r>
            <w:rPr>
              <w:i/>
              <w:iCs/>
            </w:rPr>
            <w:t>May</w:t>
          </w:r>
          <w:r>
            <w:t>.</w:t>
          </w:r>
        </w:p>
        <w:p w14:paraId="3B77ACC7" w14:textId="77777777" w:rsidR="00FE3D2C" w:rsidRDefault="00FE3D2C" w:rsidP="00FE3D2C">
          <w:pPr>
            <w:divId w:val="1109005519"/>
          </w:pPr>
          <w:proofErr w:type="spellStart"/>
          <w:r>
            <w:t>Torfi</w:t>
          </w:r>
          <w:proofErr w:type="spellEnd"/>
          <w:r>
            <w:t xml:space="preserve">, A. (2018). SpeechPy - A Library for Speech Processing and Recognition. </w:t>
          </w:r>
          <w:r>
            <w:rPr>
              <w:i/>
              <w:iCs/>
            </w:rPr>
            <w:t>Journal of Open Source Software</w:t>
          </w:r>
          <w:r>
            <w:t xml:space="preserve">, </w:t>
          </w:r>
          <w:r>
            <w:rPr>
              <w:i/>
              <w:iCs/>
            </w:rPr>
            <w:t>3</w:t>
          </w:r>
          <w:r>
            <w:t>(27), 749. https://doi.org/10.21105/joss.00749</w:t>
          </w:r>
        </w:p>
        <w:p w14:paraId="792C3252" w14:textId="780A5183" w:rsidR="00FE3D2C" w:rsidRDefault="00FE3D2C" w:rsidP="00FE3D2C">
          <w:pPr>
            <w:divId w:val="1718703332"/>
          </w:pPr>
          <w:r>
            <w:t>Wang, J., Cheng, R., Liu, M., &amp; Liao, P. C. (2021). Research trends of human</w:t>
          </w:r>
          <w:r w:rsidR="00CE7D09">
            <w:t>-</w:t>
          </w:r>
          <w:r>
            <w:t xml:space="preserve">computer interaction studies in construction hazard recognition: A bibliometric review. </w:t>
          </w:r>
          <w:r>
            <w:rPr>
              <w:i/>
              <w:iCs/>
            </w:rPr>
            <w:t>Sensors</w:t>
          </w:r>
          <w:r>
            <w:t xml:space="preserve">, </w:t>
          </w:r>
          <w:r>
            <w:rPr>
              <w:i/>
              <w:iCs/>
            </w:rPr>
            <w:t>21</w:t>
          </w:r>
          <w:r>
            <w:t>(18). https://doi.org/10.3390/s21186172</w:t>
          </w:r>
        </w:p>
        <w:p w14:paraId="2F936070" w14:textId="5B23D516" w:rsidR="00FE3D2C" w:rsidRDefault="00FE3D2C" w:rsidP="00FE3D2C">
          <w:pPr>
            <w:divId w:val="1300300109"/>
          </w:pPr>
          <w:r>
            <w:t xml:space="preserve">Wang, M., &amp; Hu, F. (2021). The </w:t>
          </w:r>
          <w:r w:rsidR="00CE7D09">
            <w:t xml:space="preserve">Natural Language </w:t>
          </w:r>
          <w:proofErr w:type="spellStart"/>
          <w:r w:rsidR="00CE7D09">
            <w:t>ToolKit</w:t>
          </w:r>
          <w:proofErr w:type="spellEnd"/>
          <w:r w:rsidR="00CE7D09">
            <w:t xml:space="preserve"> library application</w:t>
          </w:r>
          <w:r>
            <w:t xml:space="preserve"> for python natural language processing in corpus research. </w:t>
          </w:r>
          <w:r>
            <w:rPr>
              <w:i/>
              <w:iCs/>
            </w:rPr>
            <w:t>Theory and Practice in Language Studies</w:t>
          </w:r>
          <w:r>
            <w:t xml:space="preserve">, </w:t>
          </w:r>
          <w:r>
            <w:rPr>
              <w:i/>
              <w:iCs/>
            </w:rPr>
            <w:t>11</w:t>
          </w:r>
          <w:r>
            <w:t>(9), 1041–1049. https://doi.org/10.17507/tpls.1109.09</w:t>
          </w:r>
        </w:p>
        <w:p w14:paraId="43E76AD9" w14:textId="77777777" w:rsidR="00FE3D2C" w:rsidRDefault="00FE3D2C" w:rsidP="00FE3D2C">
          <w:pPr>
            <w:divId w:val="1564943540"/>
          </w:pPr>
          <w:r>
            <w:t xml:space="preserve">Zhang, P., </w:t>
          </w:r>
          <w:proofErr w:type="spellStart"/>
          <w:r>
            <w:t>Benbasat</w:t>
          </w:r>
          <w:proofErr w:type="spellEnd"/>
          <w:r>
            <w:t xml:space="preserve">, I., Carey, J., Davis, F., </w:t>
          </w:r>
          <w:proofErr w:type="spellStart"/>
          <w:r>
            <w:t>Galletta</w:t>
          </w:r>
          <w:proofErr w:type="spellEnd"/>
          <w:r>
            <w:t xml:space="preserve">, D. F., &amp; Strong, D. (2002). Human-Computer Interaction Research in the MIS Discipline. </w:t>
          </w:r>
          <w:r>
            <w:rPr>
              <w:i/>
              <w:iCs/>
            </w:rPr>
            <w:t>Communications of the Association for Information Systems</w:t>
          </w:r>
          <w:r>
            <w:t xml:space="preserve">, </w:t>
          </w:r>
          <w:r>
            <w:rPr>
              <w:i/>
              <w:iCs/>
            </w:rPr>
            <w:t>9</w:t>
          </w:r>
          <w:r>
            <w:t>(20), 334–355.</w:t>
          </w:r>
        </w:p>
        <w:p w14:paraId="00A8FF5E" w14:textId="1FFAEF96" w:rsidR="0029415D" w:rsidRPr="00827582" w:rsidRDefault="00FE3D2C" w:rsidP="00FE3D2C">
          <w:r>
            <w:t> </w:t>
          </w:r>
        </w:p>
      </w:sdtContent>
    </w:sdt>
    <w:sectPr w:rsidR="0029415D" w:rsidRPr="00827582" w:rsidSect="003B40EC">
      <w:headerReference w:type="default" r:id="rId36"/>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26986" w14:textId="77777777" w:rsidR="00925C7F" w:rsidRDefault="00925C7F" w:rsidP="002D33B5">
      <w:pPr>
        <w:spacing w:before="0" w:after="0" w:line="240" w:lineRule="auto"/>
      </w:pPr>
      <w:r>
        <w:separator/>
      </w:r>
    </w:p>
  </w:endnote>
  <w:endnote w:type="continuationSeparator" w:id="0">
    <w:p w14:paraId="2CC91B48" w14:textId="77777777" w:rsidR="00925C7F" w:rsidRDefault="00925C7F" w:rsidP="002D33B5">
      <w:pPr>
        <w:spacing w:before="0" w:after="0" w:line="240" w:lineRule="auto"/>
      </w:pPr>
      <w:r>
        <w:continuationSeparator/>
      </w:r>
    </w:p>
  </w:endnote>
  <w:endnote w:type="continuationNotice" w:id="1">
    <w:p w14:paraId="385585E9" w14:textId="77777777" w:rsidR="00925C7F" w:rsidRDefault="00925C7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182120"/>
      <w:docPartObj>
        <w:docPartGallery w:val="Page Numbers (Bottom of Page)"/>
        <w:docPartUnique/>
      </w:docPartObj>
    </w:sdtPr>
    <w:sdtEndPr>
      <w:rPr>
        <w:noProof/>
      </w:rPr>
    </w:sdtEndPr>
    <w:sdtContent>
      <w:p w14:paraId="75C57056" w14:textId="12FAD038" w:rsidR="002C7069" w:rsidRDefault="002C70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EE1F120" w14:textId="77777777" w:rsidR="00D249C3" w:rsidRDefault="00D249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964947"/>
      <w:docPartObj>
        <w:docPartGallery w:val="Page Numbers (Bottom of Page)"/>
        <w:docPartUnique/>
      </w:docPartObj>
    </w:sdtPr>
    <w:sdtEndPr>
      <w:rPr>
        <w:noProof/>
      </w:rPr>
    </w:sdtEndPr>
    <w:sdtContent>
      <w:p w14:paraId="00D9BEC2" w14:textId="7BBF72FD" w:rsidR="00783BBA" w:rsidRDefault="00783B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60ED4B" w14:textId="77777777" w:rsidR="008E2E39" w:rsidRDefault="008E2E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D6C91" w14:textId="77777777" w:rsidR="00925C7F" w:rsidRDefault="00925C7F" w:rsidP="002D33B5">
      <w:pPr>
        <w:spacing w:before="0" w:after="0" w:line="240" w:lineRule="auto"/>
      </w:pPr>
      <w:r>
        <w:separator/>
      </w:r>
    </w:p>
  </w:footnote>
  <w:footnote w:type="continuationSeparator" w:id="0">
    <w:p w14:paraId="544BD6B0" w14:textId="77777777" w:rsidR="00925C7F" w:rsidRDefault="00925C7F" w:rsidP="002D33B5">
      <w:pPr>
        <w:spacing w:before="0" w:after="0" w:line="240" w:lineRule="auto"/>
      </w:pPr>
      <w:r>
        <w:continuationSeparator/>
      </w:r>
    </w:p>
  </w:footnote>
  <w:footnote w:type="continuationNotice" w:id="1">
    <w:p w14:paraId="207AC9B3" w14:textId="77777777" w:rsidR="00925C7F" w:rsidRDefault="00925C7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E5CD5" w14:textId="77777777" w:rsidR="002D33B5" w:rsidRDefault="002D33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1A702" w14:textId="77777777" w:rsidR="00583960" w:rsidRDefault="005839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1C"/>
    <w:multiLevelType w:val="hybridMultilevel"/>
    <w:tmpl w:val="21F89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A2381"/>
    <w:multiLevelType w:val="hybridMultilevel"/>
    <w:tmpl w:val="7A022076"/>
    <w:lvl w:ilvl="0" w:tplc="5FBAFEC6">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D367D5F"/>
    <w:multiLevelType w:val="hybridMultilevel"/>
    <w:tmpl w:val="45DC55AA"/>
    <w:lvl w:ilvl="0" w:tplc="21342D10">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EF20911"/>
    <w:multiLevelType w:val="hybridMultilevel"/>
    <w:tmpl w:val="B36E05D4"/>
    <w:lvl w:ilvl="0" w:tplc="1358659E">
      <w:start w:val="1"/>
      <w:numFmt w:val="low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B4526"/>
    <w:multiLevelType w:val="multilevel"/>
    <w:tmpl w:val="55C6E7AC"/>
    <w:lvl w:ilvl="0">
      <w:start w:val="1"/>
      <w:numFmt w:val="decimal"/>
      <w:pStyle w:val="Heading1"/>
      <w:suff w:val="nothing"/>
      <w:lvlText w:val="%1."/>
      <w:lvlJc w:val="left"/>
      <w:pPr>
        <w:ind w:left="360" w:hanging="360"/>
      </w:pPr>
      <w:rPr>
        <w:rFonts w:hint="default"/>
        <w:vanish/>
      </w:rPr>
    </w:lvl>
    <w:lvl w:ilvl="1">
      <w:start w:val="1"/>
      <w:numFmt w:val="decimal"/>
      <w:pStyle w:val="Heading2"/>
      <w:lvlText w:val="%1.%2."/>
      <w:lvlJc w:val="left"/>
      <w:pPr>
        <w:ind w:left="792" w:hanging="792"/>
      </w:pPr>
      <w:rPr>
        <w:rFonts w:hint="default"/>
        <w:sz w:val="28"/>
        <w:szCs w:val="28"/>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0D05FD"/>
    <w:multiLevelType w:val="hybridMultilevel"/>
    <w:tmpl w:val="F9F6DEB8"/>
    <w:lvl w:ilvl="0" w:tplc="AB321DA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EF71A8A"/>
    <w:multiLevelType w:val="hybridMultilevel"/>
    <w:tmpl w:val="6486E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916D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A979EB"/>
    <w:multiLevelType w:val="hybridMultilevel"/>
    <w:tmpl w:val="B3F09E9C"/>
    <w:lvl w:ilvl="0" w:tplc="1358659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A8F691B"/>
    <w:multiLevelType w:val="hybridMultilevel"/>
    <w:tmpl w:val="A7EC7EE6"/>
    <w:lvl w:ilvl="0" w:tplc="83141D8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C905EF8"/>
    <w:multiLevelType w:val="hybridMultilevel"/>
    <w:tmpl w:val="17B039CC"/>
    <w:lvl w:ilvl="0" w:tplc="0CD0DB9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C962AAE"/>
    <w:multiLevelType w:val="hybridMultilevel"/>
    <w:tmpl w:val="E4542FAC"/>
    <w:lvl w:ilvl="0" w:tplc="1358659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E9F5710"/>
    <w:multiLevelType w:val="hybridMultilevel"/>
    <w:tmpl w:val="940E5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56B71"/>
    <w:multiLevelType w:val="hybridMultilevel"/>
    <w:tmpl w:val="4736316A"/>
    <w:lvl w:ilvl="0" w:tplc="E1FE740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3A6171E"/>
    <w:multiLevelType w:val="hybridMultilevel"/>
    <w:tmpl w:val="391AED42"/>
    <w:lvl w:ilvl="0" w:tplc="0DFAAF0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4F00E14"/>
    <w:multiLevelType w:val="hybridMultilevel"/>
    <w:tmpl w:val="BB568A96"/>
    <w:lvl w:ilvl="0" w:tplc="DF44B936">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364835F6"/>
    <w:multiLevelType w:val="hybridMultilevel"/>
    <w:tmpl w:val="3F6C77DE"/>
    <w:lvl w:ilvl="0" w:tplc="C3F6401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390D57DA"/>
    <w:multiLevelType w:val="hybridMultilevel"/>
    <w:tmpl w:val="CB3C629C"/>
    <w:lvl w:ilvl="0" w:tplc="869EE488">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AE1778C"/>
    <w:multiLevelType w:val="hybridMultilevel"/>
    <w:tmpl w:val="F3FCCC48"/>
    <w:lvl w:ilvl="0" w:tplc="4EDEFEC2">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7FD0561"/>
    <w:multiLevelType w:val="hybridMultilevel"/>
    <w:tmpl w:val="59F0A70C"/>
    <w:lvl w:ilvl="0" w:tplc="1358659E">
      <w:start w:val="1"/>
      <w:numFmt w:val="low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CF0693"/>
    <w:multiLevelType w:val="hybridMultilevel"/>
    <w:tmpl w:val="CD56F294"/>
    <w:lvl w:ilvl="0" w:tplc="18E0D110">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5148710A"/>
    <w:multiLevelType w:val="hybridMultilevel"/>
    <w:tmpl w:val="6D1E9720"/>
    <w:lvl w:ilvl="0" w:tplc="D54ECEEA">
      <w:start w:val="8"/>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57337D83"/>
    <w:multiLevelType w:val="hybridMultilevel"/>
    <w:tmpl w:val="F4FC1870"/>
    <w:lvl w:ilvl="0" w:tplc="FE4407AE">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8F832CA"/>
    <w:multiLevelType w:val="hybridMultilevel"/>
    <w:tmpl w:val="BFA00B1E"/>
    <w:lvl w:ilvl="0" w:tplc="1358659E">
      <w:start w:val="1"/>
      <w:numFmt w:val="low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9735E5"/>
    <w:multiLevelType w:val="hybridMultilevel"/>
    <w:tmpl w:val="0DA85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195F64"/>
    <w:multiLevelType w:val="hybridMultilevel"/>
    <w:tmpl w:val="ECF03E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7C7D0DAA"/>
    <w:multiLevelType w:val="hybridMultilevel"/>
    <w:tmpl w:val="359CFD16"/>
    <w:lvl w:ilvl="0" w:tplc="1358659E">
      <w:start w:val="1"/>
      <w:numFmt w:val="low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011FFA"/>
    <w:multiLevelType w:val="hybridMultilevel"/>
    <w:tmpl w:val="A92A3A32"/>
    <w:lvl w:ilvl="0" w:tplc="02E2E9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4B41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2476869">
    <w:abstractNumId w:val="4"/>
  </w:num>
  <w:num w:numId="2" w16cid:durableId="471991112">
    <w:abstractNumId w:val="28"/>
  </w:num>
  <w:num w:numId="3" w16cid:durableId="1369794387">
    <w:abstractNumId w:val="7"/>
  </w:num>
  <w:num w:numId="4" w16cid:durableId="13798913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391891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4235558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492313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557826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388285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815884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539897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36453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27769965">
    <w:abstractNumId w:val="13"/>
  </w:num>
  <w:num w:numId="14" w16cid:durableId="1048652012">
    <w:abstractNumId w:val="21"/>
  </w:num>
  <w:num w:numId="15" w16cid:durableId="2853086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0787893">
    <w:abstractNumId w:val="25"/>
  </w:num>
  <w:num w:numId="17" w16cid:durableId="2029792501">
    <w:abstractNumId w:val="1"/>
  </w:num>
  <w:num w:numId="18" w16cid:durableId="12206295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62066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40456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242374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63519287">
    <w:abstractNumId w:val="27"/>
  </w:num>
  <w:num w:numId="23" w16cid:durableId="1049039708">
    <w:abstractNumId w:val="24"/>
  </w:num>
  <w:num w:numId="24" w16cid:durableId="431246665">
    <w:abstractNumId w:val="6"/>
  </w:num>
  <w:num w:numId="25" w16cid:durableId="1732803108">
    <w:abstractNumId w:val="0"/>
  </w:num>
  <w:num w:numId="26" w16cid:durableId="1340623782">
    <w:abstractNumId w:val="8"/>
  </w:num>
  <w:num w:numId="27" w16cid:durableId="1009873353">
    <w:abstractNumId w:val="26"/>
  </w:num>
  <w:num w:numId="28" w16cid:durableId="316492707">
    <w:abstractNumId w:val="23"/>
  </w:num>
  <w:num w:numId="29" w16cid:durableId="1300766455">
    <w:abstractNumId w:val="3"/>
  </w:num>
  <w:num w:numId="30" w16cid:durableId="40256618">
    <w:abstractNumId w:val="19"/>
  </w:num>
  <w:num w:numId="31" w16cid:durableId="113032596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uwatobi ayeni">
    <w15:presenceInfo w15:providerId="Windows Live" w15:userId="6d61741bc55a60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LAwNTIwNzI2MrIwNzFU0lEKTi0uzszPAykwNKkFACbbDxEtAAAA"/>
  </w:docVars>
  <w:rsids>
    <w:rsidRoot w:val="00EA7A13"/>
    <w:rsid w:val="00000C4C"/>
    <w:rsid w:val="000019AA"/>
    <w:rsid w:val="000024C2"/>
    <w:rsid w:val="00003398"/>
    <w:rsid w:val="00005BE8"/>
    <w:rsid w:val="0001324B"/>
    <w:rsid w:val="00014853"/>
    <w:rsid w:val="00027E4F"/>
    <w:rsid w:val="00054847"/>
    <w:rsid w:val="000637A8"/>
    <w:rsid w:val="00065C33"/>
    <w:rsid w:val="00084B4C"/>
    <w:rsid w:val="000859F0"/>
    <w:rsid w:val="0008763E"/>
    <w:rsid w:val="00087ABC"/>
    <w:rsid w:val="00087E95"/>
    <w:rsid w:val="00092346"/>
    <w:rsid w:val="000B1736"/>
    <w:rsid w:val="000C0E9E"/>
    <w:rsid w:val="000C1999"/>
    <w:rsid w:val="000C36FF"/>
    <w:rsid w:val="000C3E1D"/>
    <w:rsid w:val="000C662E"/>
    <w:rsid w:val="000C6DC9"/>
    <w:rsid w:val="000D5496"/>
    <w:rsid w:val="000E112A"/>
    <w:rsid w:val="000E3A88"/>
    <w:rsid w:val="000E5E38"/>
    <w:rsid w:val="000E6715"/>
    <w:rsid w:val="000F0125"/>
    <w:rsid w:val="00113063"/>
    <w:rsid w:val="00116F15"/>
    <w:rsid w:val="0012192E"/>
    <w:rsid w:val="001224DB"/>
    <w:rsid w:val="00130AD0"/>
    <w:rsid w:val="00131639"/>
    <w:rsid w:val="00132B0D"/>
    <w:rsid w:val="0013369F"/>
    <w:rsid w:val="00137468"/>
    <w:rsid w:val="0014302F"/>
    <w:rsid w:val="001431A4"/>
    <w:rsid w:val="00144206"/>
    <w:rsid w:val="00147CA9"/>
    <w:rsid w:val="00147E53"/>
    <w:rsid w:val="00156CDC"/>
    <w:rsid w:val="001634A4"/>
    <w:rsid w:val="00164C84"/>
    <w:rsid w:val="00165A38"/>
    <w:rsid w:val="00170419"/>
    <w:rsid w:val="0017326F"/>
    <w:rsid w:val="00175CA2"/>
    <w:rsid w:val="00180BC5"/>
    <w:rsid w:val="00183698"/>
    <w:rsid w:val="001A1736"/>
    <w:rsid w:val="001C0233"/>
    <w:rsid w:val="001E0A65"/>
    <w:rsid w:val="001E3A59"/>
    <w:rsid w:val="001E47D9"/>
    <w:rsid w:val="001E6892"/>
    <w:rsid w:val="001E6EB9"/>
    <w:rsid w:val="001F067E"/>
    <w:rsid w:val="001F347A"/>
    <w:rsid w:val="001F6C4F"/>
    <w:rsid w:val="00201EEC"/>
    <w:rsid w:val="002020BB"/>
    <w:rsid w:val="00203CA3"/>
    <w:rsid w:val="00204A38"/>
    <w:rsid w:val="002059FC"/>
    <w:rsid w:val="00210AE0"/>
    <w:rsid w:val="0021352A"/>
    <w:rsid w:val="002143C2"/>
    <w:rsid w:val="0022103C"/>
    <w:rsid w:val="0022128F"/>
    <w:rsid w:val="002244A7"/>
    <w:rsid w:val="00224828"/>
    <w:rsid w:val="00225D2D"/>
    <w:rsid w:val="0023378C"/>
    <w:rsid w:val="00236ADA"/>
    <w:rsid w:val="00242304"/>
    <w:rsid w:val="002430D1"/>
    <w:rsid w:val="00250401"/>
    <w:rsid w:val="00250821"/>
    <w:rsid w:val="002516AD"/>
    <w:rsid w:val="00251EA0"/>
    <w:rsid w:val="00260AB6"/>
    <w:rsid w:val="00261CBE"/>
    <w:rsid w:val="00264017"/>
    <w:rsid w:val="002759DB"/>
    <w:rsid w:val="00275BF0"/>
    <w:rsid w:val="00275D38"/>
    <w:rsid w:val="002801EA"/>
    <w:rsid w:val="00292626"/>
    <w:rsid w:val="0029415D"/>
    <w:rsid w:val="002A08C5"/>
    <w:rsid w:val="002B1D78"/>
    <w:rsid w:val="002B2ED8"/>
    <w:rsid w:val="002B2F19"/>
    <w:rsid w:val="002C4F2F"/>
    <w:rsid w:val="002C7069"/>
    <w:rsid w:val="002D33B5"/>
    <w:rsid w:val="002E4693"/>
    <w:rsid w:val="002E68D2"/>
    <w:rsid w:val="002E69E2"/>
    <w:rsid w:val="002F4EAF"/>
    <w:rsid w:val="003129DF"/>
    <w:rsid w:val="00313853"/>
    <w:rsid w:val="00314378"/>
    <w:rsid w:val="00317715"/>
    <w:rsid w:val="003207E2"/>
    <w:rsid w:val="003248E4"/>
    <w:rsid w:val="003267B2"/>
    <w:rsid w:val="00326A7E"/>
    <w:rsid w:val="00330C56"/>
    <w:rsid w:val="003325CA"/>
    <w:rsid w:val="00334B3F"/>
    <w:rsid w:val="00336673"/>
    <w:rsid w:val="0034323D"/>
    <w:rsid w:val="00344A8A"/>
    <w:rsid w:val="00344F67"/>
    <w:rsid w:val="00354119"/>
    <w:rsid w:val="003566B6"/>
    <w:rsid w:val="00361CE0"/>
    <w:rsid w:val="00365110"/>
    <w:rsid w:val="00365DAF"/>
    <w:rsid w:val="00366167"/>
    <w:rsid w:val="00374738"/>
    <w:rsid w:val="00374BD2"/>
    <w:rsid w:val="00382E6F"/>
    <w:rsid w:val="003956A7"/>
    <w:rsid w:val="003A1243"/>
    <w:rsid w:val="003A4E8C"/>
    <w:rsid w:val="003A78E7"/>
    <w:rsid w:val="003B3532"/>
    <w:rsid w:val="003B40EC"/>
    <w:rsid w:val="003B4FC2"/>
    <w:rsid w:val="003B7BEE"/>
    <w:rsid w:val="003D44FF"/>
    <w:rsid w:val="003D79CA"/>
    <w:rsid w:val="003D7DB3"/>
    <w:rsid w:val="003E2AD7"/>
    <w:rsid w:val="003E32D7"/>
    <w:rsid w:val="003E6E1A"/>
    <w:rsid w:val="003F1788"/>
    <w:rsid w:val="003F4EED"/>
    <w:rsid w:val="003F4F8D"/>
    <w:rsid w:val="003F535F"/>
    <w:rsid w:val="004014DC"/>
    <w:rsid w:val="004033AC"/>
    <w:rsid w:val="00403405"/>
    <w:rsid w:val="0040587A"/>
    <w:rsid w:val="00414A30"/>
    <w:rsid w:val="00421AD5"/>
    <w:rsid w:val="00423728"/>
    <w:rsid w:val="00426D96"/>
    <w:rsid w:val="00427D10"/>
    <w:rsid w:val="00432B91"/>
    <w:rsid w:val="00435FA2"/>
    <w:rsid w:val="00436D0E"/>
    <w:rsid w:val="004375B4"/>
    <w:rsid w:val="00442124"/>
    <w:rsid w:val="00447F5E"/>
    <w:rsid w:val="00451A01"/>
    <w:rsid w:val="00451F0A"/>
    <w:rsid w:val="00457841"/>
    <w:rsid w:val="00457AE8"/>
    <w:rsid w:val="00460EBC"/>
    <w:rsid w:val="00475674"/>
    <w:rsid w:val="00481C39"/>
    <w:rsid w:val="004851CB"/>
    <w:rsid w:val="00490870"/>
    <w:rsid w:val="00491A8C"/>
    <w:rsid w:val="004920B0"/>
    <w:rsid w:val="00496DDD"/>
    <w:rsid w:val="004A6B4E"/>
    <w:rsid w:val="004A6B5C"/>
    <w:rsid w:val="004C1530"/>
    <w:rsid w:val="004D11E0"/>
    <w:rsid w:val="004D180C"/>
    <w:rsid w:val="004D442D"/>
    <w:rsid w:val="004D6D8B"/>
    <w:rsid w:val="004D7729"/>
    <w:rsid w:val="004D7EE1"/>
    <w:rsid w:val="004E335A"/>
    <w:rsid w:val="004E5452"/>
    <w:rsid w:val="004E5783"/>
    <w:rsid w:val="004E71E1"/>
    <w:rsid w:val="004F19FD"/>
    <w:rsid w:val="004F2B01"/>
    <w:rsid w:val="004F2CC3"/>
    <w:rsid w:val="004F476C"/>
    <w:rsid w:val="004F49AB"/>
    <w:rsid w:val="00502AE4"/>
    <w:rsid w:val="00507819"/>
    <w:rsid w:val="00523C60"/>
    <w:rsid w:val="00527F32"/>
    <w:rsid w:val="005303D9"/>
    <w:rsid w:val="005426AE"/>
    <w:rsid w:val="0054424B"/>
    <w:rsid w:val="005447AE"/>
    <w:rsid w:val="005450BE"/>
    <w:rsid w:val="00546C36"/>
    <w:rsid w:val="005547E4"/>
    <w:rsid w:val="00555897"/>
    <w:rsid w:val="0055612B"/>
    <w:rsid w:val="005622B7"/>
    <w:rsid w:val="00565B52"/>
    <w:rsid w:val="00580F22"/>
    <w:rsid w:val="00583960"/>
    <w:rsid w:val="00586A96"/>
    <w:rsid w:val="00587B7C"/>
    <w:rsid w:val="00591099"/>
    <w:rsid w:val="005A10B7"/>
    <w:rsid w:val="005A37D9"/>
    <w:rsid w:val="005A7BD0"/>
    <w:rsid w:val="005C0435"/>
    <w:rsid w:val="005C4DD7"/>
    <w:rsid w:val="005D186D"/>
    <w:rsid w:val="005D3A04"/>
    <w:rsid w:val="005D3A6F"/>
    <w:rsid w:val="005F1C52"/>
    <w:rsid w:val="005F3AC4"/>
    <w:rsid w:val="005F597E"/>
    <w:rsid w:val="005F7172"/>
    <w:rsid w:val="006100D0"/>
    <w:rsid w:val="00612E1D"/>
    <w:rsid w:val="006154B0"/>
    <w:rsid w:val="00620494"/>
    <w:rsid w:val="0062172F"/>
    <w:rsid w:val="00634CEA"/>
    <w:rsid w:val="00634D25"/>
    <w:rsid w:val="00635B19"/>
    <w:rsid w:val="006371BF"/>
    <w:rsid w:val="00641CAA"/>
    <w:rsid w:val="00646F64"/>
    <w:rsid w:val="00647346"/>
    <w:rsid w:val="006526D9"/>
    <w:rsid w:val="0066075C"/>
    <w:rsid w:val="0066281C"/>
    <w:rsid w:val="00674E80"/>
    <w:rsid w:val="00675415"/>
    <w:rsid w:val="00675522"/>
    <w:rsid w:val="006758D8"/>
    <w:rsid w:val="006802CF"/>
    <w:rsid w:val="00682B9D"/>
    <w:rsid w:val="0068611F"/>
    <w:rsid w:val="00692DF4"/>
    <w:rsid w:val="006A0435"/>
    <w:rsid w:val="006A3B79"/>
    <w:rsid w:val="006A42A6"/>
    <w:rsid w:val="006B018A"/>
    <w:rsid w:val="006B477C"/>
    <w:rsid w:val="006C1C89"/>
    <w:rsid w:val="006D25ED"/>
    <w:rsid w:val="006D4FEE"/>
    <w:rsid w:val="006E23EA"/>
    <w:rsid w:val="006E48B7"/>
    <w:rsid w:val="006E5DCB"/>
    <w:rsid w:val="006F2986"/>
    <w:rsid w:val="006F29E3"/>
    <w:rsid w:val="006F67EF"/>
    <w:rsid w:val="00701799"/>
    <w:rsid w:val="00711BB9"/>
    <w:rsid w:val="0071609A"/>
    <w:rsid w:val="007204E3"/>
    <w:rsid w:val="00726D1A"/>
    <w:rsid w:val="0072707E"/>
    <w:rsid w:val="00727DF3"/>
    <w:rsid w:val="00733749"/>
    <w:rsid w:val="00743F57"/>
    <w:rsid w:val="00744A6F"/>
    <w:rsid w:val="00745B20"/>
    <w:rsid w:val="007560BB"/>
    <w:rsid w:val="00757330"/>
    <w:rsid w:val="007615A0"/>
    <w:rsid w:val="00762AD0"/>
    <w:rsid w:val="007634EE"/>
    <w:rsid w:val="00764A5E"/>
    <w:rsid w:val="00765D9C"/>
    <w:rsid w:val="0077125A"/>
    <w:rsid w:val="00776385"/>
    <w:rsid w:val="00777242"/>
    <w:rsid w:val="00783BBA"/>
    <w:rsid w:val="00790862"/>
    <w:rsid w:val="00795821"/>
    <w:rsid w:val="00795D15"/>
    <w:rsid w:val="007B01B3"/>
    <w:rsid w:val="007B1B89"/>
    <w:rsid w:val="007C03A0"/>
    <w:rsid w:val="007C420F"/>
    <w:rsid w:val="007C6F55"/>
    <w:rsid w:val="007D0866"/>
    <w:rsid w:val="007D4385"/>
    <w:rsid w:val="007D44BE"/>
    <w:rsid w:val="007E3815"/>
    <w:rsid w:val="007E4FC3"/>
    <w:rsid w:val="00800AA7"/>
    <w:rsid w:val="00806D15"/>
    <w:rsid w:val="00807146"/>
    <w:rsid w:val="0080743E"/>
    <w:rsid w:val="00827582"/>
    <w:rsid w:val="008304AF"/>
    <w:rsid w:val="00837E3C"/>
    <w:rsid w:val="00842FBE"/>
    <w:rsid w:val="00847AEE"/>
    <w:rsid w:val="00853200"/>
    <w:rsid w:val="00853409"/>
    <w:rsid w:val="0085474C"/>
    <w:rsid w:val="00856E64"/>
    <w:rsid w:val="0086513E"/>
    <w:rsid w:val="00884F77"/>
    <w:rsid w:val="00896A8A"/>
    <w:rsid w:val="008A14B7"/>
    <w:rsid w:val="008A1680"/>
    <w:rsid w:val="008A16B2"/>
    <w:rsid w:val="008A47F1"/>
    <w:rsid w:val="008A50B8"/>
    <w:rsid w:val="008B5E4A"/>
    <w:rsid w:val="008B6A2F"/>
    <w:rsid w:val="008B7A4E"/>
    <w:rsid w:val="008C11BC"/>
    <w:rsid w:val="008C4DE5"/>
    <w:rsid w:val="008D5093"/>
    <w:rsid w:val="008E2E39"/>
    <w:rsid w:val="008E6219"/>
    <w:rsid w:val="008E7DAC"/>
    <w:rsid w:val="008F0937"/>
    <w:rsid w:val="008F2300"/>
    <w:rsid w:val="008F7191"/>
    <w:rsid w:val="008F7912"/>
    <w:rsid w:val="00904CF0"/>
    <w:rsid w:val="009107E4"/>
    <w:rsid w:val="00912833"/>
    <w:rsid w:val="00915617"/>
    <w:rsid w:val="00917D32"/>
    <w:rsid w:val="009202F8"/>
    <w:rsid w:val="009234A7"/>
    <w:rsid w:val="00925C7F"/>
    <w:rsid w:val="009310F0"/>
    <w:rsid w:val="00932DD9"/>
    <w:rsid w:val="00950EEA"/>
    <w:rsid w:val="00951C30"/>
    <w:rsid w:val="00956E1D"/>
    <w:rsid w:val="009572D0"/>
    <w:rsid w:val="00957598"/>
    <w:rsid w:val="00957E78"/>
    <w:rsid w:val="00972CE1"/>
    <w:rsid w:val="00984125"/>
    <w:rsid w:val="009916CB"/>
    <w:rsid w:val="00995E67"/>
    <w:rsid w:val="00996483"/>
    <w:rsid w:val="009A006C"/>
    <w:rsid w:val="009A42FD"/>
    <w:rsid w:val="009A49FC"/>
    <w:rsid w:val="009A5F1B"/>
    <w:rsid w:val="009A68AA"/>
    <w:rsid w:val="009B0791"/>
    <w:rsid w:val="009B2430"/>
    <w:rsid w:val="009C3A93"/>
    <w:rsid w:val="009C7C8C"/>
    <w:rsid w:val="009D0BE5"/>
    <w:rsid w:val="009D59FF"/>
    <w:rsid w:val="009E4804"/>
    <w:rsid w:val="009F7B9D"/>
    <w:rsid w:val="00A10AD8"/>
    <w:rsid w:val="00A12244"/>
    <w:rsid w:val="00A1411C"/>
    <w:rsid w:val="00A306F5"/>
    <w:rsid w:val="00A311AE"/>
    <w:rsid w:val="00A32B96"/>
    <w:rsid w:val="00A36880"/>
    <w:rsid w:val="00A4256B"/>
    <w:rsid w:val="00A46A77"/>
    <w:rsid w:val="00A47411"/>
    <w:rsid w:val="00A614F3"/>
    <w:rsid w:val="00A63B98"/>
    <w:rsid w:val="00A64336"/>
    <w:rsid w:val="00A67EF3"/>
    <w:rsid w:val="00A73578"/>
    <w:rsid w:val="00A83F1A"/>
    <w:rsid w:val="00A8491A"/>
    <w:rsid w:val="00A95CEA"/>
    <w:rsid w:val="00A978ED"/>
    <w:rsid w:val="00A97920"/>
    <w:rsid w:val="00AA1AE7"/>
    <w:rsid w:val="00AA1CB2"/>
    <w:rsid w:val="00AA3B58"/>
    <w:rsid w:val="00AA6F30"/>
    <w:rsid w:val="00AB0DDB"/>
    <w:rsid w:val="00AB2184"/>
    <w:rsid w:val="00AC1812"/>
    <w:rsid w:val="00AC35F1"/>
    <w:rsid w:val="00AC4E86"/>
    <w:rsid w:val="00AD07C2"/>
    <w:rsid w:val="00AD596B"/>
    <w:rsid w:val="00AD66BF"/>
    <w:rsid w:val="00AD694F"/>
    <w:rsid w:val="00AF2D77"/>
    <w:rsid w:val="00AF4F00"/>
    <w:rsid w:val="00B03A9C"/>
    <w:rsid w:val="00B04C0F"/>
    <w:rsid w:val="00B06F80"/>
    <w:rsid w:val="00B071DD"/>
    <w:rsid w:val="00B076C1"/>
    <w:rsid w:val="00B1228B"/>
    <w:rsid w:val="00B15A17"/>
    <w:rsid w:val="00B26333"/>
    <w:rsid w:val="00B26EBB"/>
    <w:rsid w:val="00B33C7A"/>
    <w:rsid w:val="00B401FF"/>
    <w:rsid w:val="00B43C7B"/>
    <w:rsid w:val="00B43F66"/>
    <w:rsid w:val="00B531DD"/>
    <w:rsid w:val="00B53E2D"/>
    <w:rsid w:val="00B55471"/>
    <w:rsid w:val="00B556A4"/>
    <w:rsid w:val="00B61284"/>
    <w:rsid w:val="00B75B55"/>
    <w:rsid w:val="00B7620C"/>
    <w:rsid w:val="00B76654"/>
    <w:rsid w:val="00B81109"/>
    <w:rsid w:val="00B84300"/>
    <w:rsid w:val="00B86FBE"/>
    <w:rsid w:val="00B9090E"/>
    <w:rsid w:val="00BA0153"/>
    <w:rsid w:val="00BA2C53"/>
    <w:rsid w:val="00BB0952"/>
    <w:rsid w:val="00BB4A05"/>
    <w:rsid w:val="00BC02D3"/>
    <w:rsid w:val="00BC0953"/>
    <w:rsid w:val="00BC4C51"/>
    <w:rsid w:val="00BC6E43"/>
    <w:rsid w:val="00BD4C9C"/>
    <w:rsid w:val="00BE0EBF"/>
    <w:rsid w:val="00BE3E9A"/>
    <w:rsid w:val="00BE5960"/>
    <w:rsid w:val="00BF2D45"/>
    <w:rsid w:val="00BF5785"/>
    <w:rsid w:val="00C04C54"/>
    <w:rsid w:val="00C05F8C"/>
    <w:rsid w:val="00C0612B"/>
    <w:rsid w:val="00C104FD"/>
    <w:rsid w:val="00C12008"/>
    <w:rsid w:val="00C147D6"/>
    <w:rsid w:val="00C20E5D"/>
    <w:rsid w:val="00C2409A"/>
    <w:rsid w:val="00C26A81"/>
    <w:rsid w:val="00C36B4A"/>
    <w:rsid w:val="00C472B3"/>
    <w:rsid w:val="00C47D78"/>
    <w:rsid w:val="00C512FF"/>
    <w:rsid w:val="00C62D37"/>
    <w:rsid w:val="00C635A2"/>
    <w:rsid w:val="00C67AD1"/>
    <w:rsid w:val="00C737A0"/>
    <w:rsid w:val="00C73BD3"/>
    <w:rsid w:val="00C8233E"/>
    <w:rsid w:val="00C82997"/>
    <w:rsid w:val="00C82C49"/>
    <w:rsid w:val="00C914DD"/>
    <w:rsid w:val="00C94531"/>
    <w:rsid w:val="00C9515B"/>
    <w:rsid w:val="00C97E10"/>
    <w:rsid w:val="00CA071B"/>
    <w:rsid w:val="00CA6469"/>
    <w:rsid w:val="00CB44B0"/>
    <w:rsid w:val="00CB559C"/>
    <w:rsid w:val="00CC6F27"/>
    <w:rsid w:val="00CE39B5"/>
    <w:rsid w:val="00CE7D09"/>
    <w:rsid w:val="00CF17B4"/>
    <w:rsid w:val="00D02A4E"/>
    <w:rsid w:val="00D05D28"/>
    <w:rsid w:val="00D06837"/>
    <w:rsid w:val="00D14EB6"/>
    <w:rsid w:val="00D22351"/>
    <w:rsid w:val="00D249C3"/>
    <w:rsid w:val="00D26C5E"/>
    <w:rsid w:val="00D41F02"/>
    <w:rsid w:val="00D43EB6"/>
    <w:rsid w:val="00D50E43"/>
    <w:rsid w:val="00D55F55"/>
    <w:rsid w:val="00D61467"/>
    <w:rsid w:val="00D63A5C"/>
    <w:rsid w:val="00D75F0F"/>
    <w:rsid w:val="00D84C66"/>
    <w:rsid w:val="00D9164C"/>
    <w:rsid w:val="00D92BD3"/>
    <w:rsid w:val="00D95EDD"/>
    <w:rsid w:val="00DA711C"/>
    <w:rsid w:val="00DA79AF"/>
    <w:rsid w:val="00DB422C"/>
    <w:rsid w:val="00DB626C"/>
    <w:rsid w:val="00DC272F"/>
    <w:rsid w:val="00DC3CC1"/>
    <w:rsid w:val="00DC42F6"/>
    <w:rsid w:val="00DC58A5"/>
    <w:rsid w:val="00DC6400"/>
    <w:rsid w:val="00DD0B2E"/>
    <w:rsid w:val="00DD6162"/>
    <w:rsid w:val="00DD75C2"/>
    <w:rsid w:val="00DE0119"/>
    <w:rsid w:val="00DE68F2"/>
    <w:rsid w:val="00DE6F70"/>
    <w:rsid w:val="00DF577E"/>
    <w:rsid w:val="00DF6E73"/>
    <w:rsid w:val="00E04977"/>
    <w:rsid w:val="00E04AF1"/>
    <w:rsid w:val="00E056B3"/>
    <w:rsid w:val="00E05E08"/>
    <w:rsid w:val="00E112DB"/>
    <w:rsid w:val="00E11EE3"/>
    <w:rsid w:val="00E1232A"/>
    <w:rsid w:val="00E23A1E"/>
    <w:rsid w:val="00E35289"/>
    <w:rsid w:val="00E37F64"/>
    <w:rsid w:val="00E4158C"/>
    <w:rsid w:val="00E423FE"/>
    <w:rsid w:val="00E4438A"/>
    <w:rsid w:val="00E50816"/>
    <w:rsid w:val="00E50ECB"/>
    <w:rsid w:val="00E624C0"/>
    <w:rsid w:val="00E65657"/>
    <w:rsid w:val="00E7484A"/>
    <w:rsid w:val="00E75450"/>
    <w:rsid w:val="00E76616"/>
    <w:rsid w:val="00E813F9"/>
    <w:rsid w:val="00E87A25"/>
    <w:rsid w:val="00E90F92"/>
    <w:rsid w:val="00E95601"/>
    <w:rsid w:val="00E9620C"/>
    <w:rsid w:val="00EA0A15"/>
    <w:rsid w:val="00EA3394"/>
    <w:rsid w:val="00EA54E5"/>
    <w:rsid w:val="00EA7A13"/>
    <w:rsid w:val="00EB02BA"/>
    <w:rsid w:val="00EB5AFE"/>
    <w:rsid w:val="00EB5BB5"/>
    <w:rsid w:val="00EB691A"/>
    <w:rsid w:val="00EB6E20"/>
    <w:rsid w:val="00EB7A4B"/>
    <w:rsid w:val="00EB7C8D"/>
    <w:rsid w:val="00EC099B"/>
    <w:rsid w:val="00EC11DC"/>
    <w:rsid w:val="00EC2A71"/>
    <w:rsid w:val="00ED4AD6"/>
    <w:rsid w:val="00EE2383"/>
    <w:rsid w:val="00EE3AD9"/>
    <w:rsid w:val="00EE4F96"/>
    <w:rsid w:val="00F013C0"/>
    <w:rsid w:val="00F013F0"/>
    <w:rsid w:val="00F02F4B"/>
    <w:rsid w:val="00F061A7"/>
    <w:rsid w:val="00F06414"/>
    <w:rsid w:val="00F127E7"/>
    <w:rsid w:val="00F16B4E"/>
    <w:rsid w:val="00F21ECD"/>
    <w:rsid w:val="00F309BB"/>
    <w:rsid w:val="00F30AD1"/>
    <w:rsid w:val="00F36B9A"/>
    <w:rsid w:val="00F42499"/>
    <w:rsid w:val="00F50985"/>
    <w:rsid w:val="00F54039"/>
    <w:rsid w:val="00F66B6E"/>
    <w:rsid w:val="00F70952"/>
    <w:rsid w:val="00F76142"/>
    <w:rsid w:val="00F805B1"/>
    <w:rsid w:val="00F806C2"/>
    <w:rsid w:val="00F82249"/>
    <w:rsid w:val="00F8228B"/>
    <w:rsid w:val="00F83617"/>
    <w:rsid w:val="00F94D26"/>
    <w:rsid w:val="00FB5A4A"/>
    <w:rsid w:val="00FC57B3"/>
    <w:rsid w:val="00FD1609"/>
    <w:rsid w:val="00FD7D2D"/>
    <w:rsid w:val="00FD7FCD"/>
    <w:rsid w:val="00FE169B"/>
    <w:rsid w:val="00FE3D2C"/>
    <w:rsid w:val="00FE68D7"/>
    <w:rsid w:val="00FE7EDF"/>
    <w:rsid w:val="00FF2F27"/>
    <w:rsid w:val="00FF33A2"/>
    <w:rsid w:val="00FF5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53FD25"/>
  <w15:docId w15:val="{155A405B-EE17-4850-A0B3-6F2F214DF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5897"/>
    <w:pPr>
      <w:spacing w:before="200" w:after="200" w:line="360" w:lineRule="auto"/>
      <w:jc w:val="both"/>
    </w:pPr>
    <w:rPr>
      <w:rFonts w:ascii="Times New Roman" w:hAnsi="Times New Roman"/>
      <w:sz w:val="24"/>
    </w:rPr>
  </w:style>
  <w:style w:type="paragraph" w:styleId="Heading1">
    <w:name w:val="heading 1"/>
    <w:basedOn w:val="ListParagraph"/>
    <w:next w:val="Normal"/>
    <w:link w:val="Heading1Char"/>
    <w:uiPriority w:val="9"/>
    <w:qFormat/>
    <w:rsid w:val="001E6EB9"/>
    <w:pPr>
      <w:numPr>
        <w:numId w:val="1"/>
      </w:numPr>
      <w:jc w:val="center"/>
      <w:outlineLvl w:val="0"/>
    </w:pPr>
    <w:rPr>
      <w:rFonts w:cs="Times New Roman"/>
      <w:b/>
      <w:bCs/>
      <w:smallCaps/>
      <w:sz w:val="32"/>
      <w:szCs w:val="32"/>
    </w:rPr>
  </w:style>
  <w:style w:type="paragraph" w:styleId="Heading2">
    <w:name w:val="heading 2"/>
    <w:basedOn w:val="Heading1"/>
    <w:next w:val="Normal"/>
    <w:link w:val="Heading2Char"/>
    <w:uiPriority w:val="9"/>
    <w:unhideWhenUsed/>
    <w:qFormat/>
    <w:rsid w:val="00555897"/>
    <w:pPr>
      <w:numPr>
        <w:ilvl w:val="1"/>
      </w:numPr>
      <w:jc w:val="left"/>
      <w:outlineLvl w:val="1"/>
    </w:pPr>
    <w:rPr>
      <w:sz w:val="28"/>
      <w:szCs w:val="28"/>
    </w:rPr>
  </w:style>
  <w:style w:type="paragraph" w:styleId="Heading3">
    <w:name w:val="heading 3"/>
    <w:basedOn w:val="Heading2"/>
    <w:next w:val="Normal"/>
    <w:link w:val="Heading3Char"/>
    <w:uiPriority w:val="9"/>
    <w:unhideWhenUsed/>
    <w:qFormat/>
    <w:rsid w:val="00555897"/>
    <w:pPr>
      <w:numPr>
        <w:ilvl w:val="2"/>
      </w:numPr>
      <w:outlineLvl w:val="2"/>
    </w:pPr>
    <w:rPr>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heading">
    <w:name w:val="Intro-heading"/>
    <w:basedOn w:val="Normal"/>
    <w:qFormat/>
    <w:rsid w:val="008E6219"/>
    <w:pPr>
      <w:jc w:val="center"/>
      <w:outlineLvl w:val="0"/>
    </w:pPr>
    <w:rPr>
      <w:b/>
      <w:smallCaps/>
      <w:sz w:val="32"/>
    </w:rPr>
  </w:style>
  <w:style w:type="paragraph" w:styleId="ListParagraph">
    <w:name w:val="List Paragraph"/>
    <w:basedOn w:val="Normal"/>
    <w:uiPriority w:val="34"/>
    <w:qFormat/>
    <w:rsid w:val="00EB7C8D"/>
    <w:pPr>
      <w:ind w:left="720"/>
      <w:contextualSpacing/>
    </w:pPr>
  </w:style>
  <w:style w:type="character" w:customStyle="1" w:styleId="Heading1Char">
    <w:name w:val="Heading 1 Char"/>
    <w:basedOn w:val="DefaultParagraphFont"/>
    <w:link w:val="Heading1"/>
    <w:uiPriority w:val="9"/>
    <w:rsid w:val="001E6EB9"/>
    <w:rPr>
      <w:rFonts w:ascii="Times New Roman" w:hAnsi="Times New Roman" w:cs="Times New Roman"/>
      <w:b/>
      <w:bCs/>
      <w:smallCaps/>
      <w:sz w:val="32"/>
      <w:szCs w:val="32"/>
    </w:rPr>
  </w:style>
  <w:style w:type="character" w:customStyle="1" w:styleId="Heading2Char">
    <w:name w:val="Heading 2 Char"/>
    <w:basedOn w:val="DefaultParagraphFont"/>
    <w:link w:val="Heading2"/>
    <w:uiPriority w:val="9"/>
    <w:rsid w:val="00555897"/>
    <w:rPr>
      <w:rFonts w:ascii="Times New Roman" w:hAnsi="Times New Roman" w:cs="Times New Roman"/>
      <w:b/>
      <w:bCs/>
      <w:smallCaps/>
      <w:sz w:val="28"/>
      <w:szCs w:val="28"/>
    </w:rPr>
  </w:style>
  <w:style w:type="paragraph" w:customStyle="1" w:styleId="front-mattertext">
    <w:name w:val="front-matter text"/>
    <w:basedOn w:val="Normal"/>
    <w:qFormat/>
    <w:rsid w:val="00F309BB"/>
    <w:pPr>
      <w:jc w:val="center"/>
    </w:pPr>
    <w:rPr>
      <w:b/>
    </w:rPr>
  </w:style>
  <w:style w:type="paragraph" w:styleId="Header">
    <w:name w:val="header"/>
    <w:basedOn w:val="Normal"/>
    <w:link w:val="HeaderChar"/>
    <w:uiPriority w:val="99"/>
    <w:unhideWhenUsed/>
    <w:rsid w:val="00F309B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309BB"/>
    <w:rPr>
      <w:rFonts w:ascii="Times New Roman" w:hAnsi="Times New Roman"/>
      <w:sz w:val="24"/>
    </w:rPr>
  </w:style>
  <w:style w:type="paragraph" w:styleId="Footer">
    <w:name w:val="footer"/>
    <w:basedOn w:val="Normal"/>
    <w:link w:val="FooterChar"/>
    <w:uiPriority w:val="99"/>
    <w:unhideWhenUsed/>
    <w:rsid w:val="00F309B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309BB"/>
    <w:rPr>
      <w:rFonts w:ascii="Times New Roman" w:hAnsi="Times New Roman"/>
      <w:sz w:val="24"/>
    </w:rPr>
  </w:style>
  <w:style w:type="character" w:styleId="Hyperlink">
    <w:name w:val="Hyperlink"/>
    <w:basedOn w:val="DefaultParagraphFont"/>
    <w:uiPriority w:val="99"/>
    <w:unhideWhenUsed/>
    <w:rsid w:val="00403405"/>
    <w:rPr>
      <w:color w:val="0563C1" w:themeColor="hyperlink"/>
      <w:u w:val="single"/>
    </w:rPr>
  </w:style>
  <w:style w:type="paragraph" w:styleId="TOC1">
    <w:name w:val="toc 1"/>
    <w:basedOn w:val="Normal"/>
    <w:next w:val="Normal"/>
    <w:autoRedefine/>
    <w:uiPriority w:val="39"/>
    <w:unhideWhenUsed/>
    <w:rsid w:val="00354119"/>
    <w:pPr>
      <w:spacing w:after="100"/>
    </w:pPr>
    <w:rPr>
      <w:b/>
      <w:sz w:val="26"/>
    </w:rPr>
  </w:style>
  <w:style w:type="paragraph" w:styleId="TOC2">
    <w:name w:val="toc 2"/>
    <w:basedOn w:val="Normal"/>
    <w:next w:val="Normal"/>
    <w:autoRedefine/>
    <w:uiPriority w:val="39"/>
    <w:unhideWhenUsed/>
    <w:rsid w:val="00403405"/>
    <w:pPr>
      <w:spacing w:after="100"/>
      <w:ind w:left="245"/>
    </w:pPr>
  </w:style>
  <w:style w:type="character" w:customStyle="1" w:styleId="Heading3Char">
    <w:name w:val="Heading 3 Char"/>
    <w:basedOn w:val="DefaultParagraphFont"/>
    <w:link w:val="Heading3"/>
    <w:uiPriority w:val="9"/>
    <w:rsid w:val="00555897"/>
    <w:rPr>
      <w:rFonts w:ascii="Times New Roman" w:hAnsi="Times New Roman" w:cs="Times New Roman"/>
      <w:b/>
      <w:bCs/>
      <w:smallCaps/>
      <w:sz w:val="26"/>
      <w:szCs w:val="28"/>
    </w:rPr>
  </w:style>
  <w:style w:type="paragraph" w:styleId="NoSpacing">
    <w:name w:val="No Spacing"/>
    <w:uiPriority w:val="1"/>
    <w:qFormat/>
    <w:rsid w:val="00F36B9A"/>
    <w:pPr>
      <w:spacing w:after="0" w:line="240" w:lineRule="auto"/>
      <w:jc w:val="both"/>
    </w:pPr>
    <w:rPr>
      <w:rFonts w:ascii="Times New Roman" w:hAnsi="Times New Roman"/>
      <w:sz w:val="24"/>
    </w:rPr>
  </w:style>
  <w:style w:type="paragraph" w:styleId="Caption">
    <w:name w:val="caption"/>
    <w:basedOn w:val="Normal"/>
    <w:next w:val="Normal"/>
    <w:uiPriority w:val="35"/>
    <w:unhideWhenUsed/>
    <w:qFormat/>
    <w:rsid w:val="00F127E7"/>
    <w:pPr>
      <w:spacing w:before="0" w:line="240" w:lineRule="auto"/>
    </w:pPr>
    <w:rPr>
      <w:i/>
      <w:iCs/>
      <w:color w:val="44546A" w:themeColor="text2"/>
      <w:sz w:val="18"/>
      <w:szCs w:val="18"/>
    </w:rPr>
  </w:style>
  <w:style w:type="table" w:styleId="TableGrid">
    <w:name w:val="Table Grid"/>
    <w:basedOn w:val="TableNormal"/>
    <w:uiPriority w:val="39"/>
    <w:rsid w:val="000C6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82997"/>
    <w:pPr>
      <w:spacing w:after="100"/>
      <w:ind w:left="480"/>
    </w:pPr>
  </w:style>
  <w:style w:type="paragraph" w:styleId="TableofFigures">
    <w:name w:val="table of figures"/>
    <w:basedOn w:val="Normal"/>
    <w:next w:val="Normal"/>
    <w:uiPriority w:val="99"/>
    <w:unhideWhenUsed/>
    <w:rsid w:val="00C82997"/>
    <w:pPr>
      <w:spacing w:after="0"/>
    </w:pPr>
  </w:style>
  <w:style w:type="character" w:styleId="PlaceholderText">
    <w:name w:val="Placeholder Text"/>
    <w:basedOn w:val="DefaultParagraphFont"/>
    <w:uiPriority w:val="99"/>
    <w:semiHidden/>
    <w:rsid w:val="00FE3D2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93345">
      <w:bodyDiv w:val="1"/>
      <w:marLeft w:val="0"/>
      <w:marRight w:val="0"/>
      <w:marTop w:val="0"/>
      <w:marBottom w:val="0"/>
      <w:divBdr>
        <w:top w:val="none" w:sz="0" w:space="0" w:color="auto"/>
        <w:left w:val="none" w:sz="0" w:space="0" w:color="auto"/>
        <w:bottom w:val="none" w:sz="0" w:space="0" w:color="auto"/>
        <w:right w:val="none" w:sz="0" w:space="0" w:color="auto"/>
      </w:divBdr>
    </w:div>
    <w:div w:id="77410455">
      <w:bodyDiv w:val="1"/>
      <w:marLeft w:val="0"/>
      <w:marRight w:val="0"/>
      <w:marTop w:val="0"/>
      <w:marBottom w:val="0"/>
      <w:divBdr>
        <w:top w:val="none" w:sz="0" w:space="0" w:color="auto"/>
        <w:left w:val="none" w:sz="0" w:space="0" w:color="auto"/>
        <w:bottom w:val="none" w:sz="0" w:space="0" w:color="auto"/>
        <w:right w:val="none" w:sz="0" w:space="0" w:color="auto"/>
      </w:divBdr>
    </w:div>
    <w:div w:id="233013168">
      <w:bodyDiv w:val="1"/>
      <w:marLeft w:val="0"/>
      <w:marRight w:val="0"/>
      <w:marTop w:val="0"/>
      <w:marBottom w:val="0"/>
      <w:divBdr>
        <w:top w:val="none" w:sz="0" w:space="0" w:color="auto"/>
        <w:left w:val="none" w:sz="0" w:space="0" w:color="auto"/>
        <w:bottom w:val="none" w:sz="0" w:space="0" w:color="auto"/>
        <w:right w:val="none" w:sz="0" w:space="0" w:color="auto"/>
      </w:divBdr>
    </w:div>
    <w:div w:id="237861932">
      <w:bodyDiv w:val="1"/>
      <w:marLeft w:val="0"/>
      <w:marRight w:val="0"/>
      <w:marTop w:val="0"/>
      <w:marBottom w:val="0"/>
      <w:divBdr>
        <w:top w:val="none" w:sz="0" w:space="0" w:color="auto"/>
        <w:left w:val="none" w:sz="0" w:space="0" w:color="auto"/>
        <w:bottom w:val="none" w:sz="0" w:space="0" w:color="auto"/>
        <w:right w:val="none" w:sz="0" w:space="0" w:color="auto"/>
      </w:divBdr>
    </w:div>
    <w:div w:id="255024079">
      <w:bodyDiv w:val="1"/>
      <w:marLeft w:val="0"/>
      <w:marRight w:val="0"/>
      <w:marTop w:val="0"/>
      <w:marBottom w:val="0"/>
      <w:divBdr>
        <w:top w:val="none" w:sz="0" w:space="0" w:color="auto"/>
        <w:left w:val="none" w:sz="0" w:space="0" w:color="auto"/>
        <w:bottom w:val="none" w:sz="0" w:space="0" w:color="auto"/>
        <w:right w:val="none" w:sz="0" w:space="0" w:color="auto"/>
      </w:divBdr>
    </w:div>
    <w:div w:id="261767520">
      <w:bodyDiv w:val="1"/>
      <w:marLeft w:val="0"/>
      <w:marRight w:val="0"/>
      <w:marTop w:val="0"/>
      <w:marBottom w:val="0"/>
      <w:divBdr>
        <w:top w:val="none" w:sz="0" w:space="0" w:color="auto"/>
        <w:left w:val="none" w:sz="0" w:space="0" w:color="auto"/>
        <w:bottom w:val="none" w:sz="0" w:space="0" w:color="auto"/>
        <w:right w:val="none" w:sz="0" w:space="0" w:color="auto"/>
      </w:divBdr>
    </w:div>
    <w:div w:id="277878583">
      <w:bodyDiv w:val="1"/>
      <w:marLeft w:val="0"/>
      <w:marRight w:val="0"/>
      <w:marTop w:val="0"/>
      <w:marBottom w:val="0"/>
      <w:divBdr>
        <w:top w:val="none" w:sz="0" w:space="0" w:color="auto"/>
        <w:left w:val="none" w:sz="0" w:space="0" w:color="auto"/>
        <w:bottom w:val="none" w:sz="0" w:space="0" w:color="auto"/>
        <w:right w:val="none" w:sz="0" w:space="0" w:color="auto"/>
      </w:divBdr>
    </w:div>
    <w:div w:id="311713089">
      <w:bodyDiv w:val="1"/>
      <w:marLeft w:val="0"/>
      <w:marRight w:val="0"/>
      <w:marTop w:val="0"/>
      <w:marBottom w:val="0"/>
      <w:divBdr>
        <w:top w:val="none" w:sz="0" w:space="0" w:color="auto"/>
        <w:left w:val="none" w:sz="0" w:space="0" w:color="auto"/>
        <w:bottom w:val="none" w:sz="0" w:space="0" w:color="auto"/>
        <w:right w:val="none" w:sz="0" w:space="0" w:color="auto"/>
      </w:divBdr>
    </w:div>
    <w:div w:id="317222954">
      <w:bodyDiv w:val="1"/>
      <w:marLeft w:val="0"/>
      <w:marRight w:val="0"/>
      <w:marTop w:val="0"/>
      <w:marBottom w:val="0"/>
      <w:divBdr>
        <w:top w:val="none" w:sz="0" w:space="0" w:color="auto"/>
        <w:left w:val="none" w:sz="0" w:space="0" w:color="auto"/>
        <w:bottom w:val="none" w:sz="0" w:space="0" w:color="auto"/>
        <w:right w:val="none" w:sz="0" w:space="0" w:color="auto"/>
      </w:divBdr>
    </w:div>
    <w:div w:id="317542140">
      <w:bodyDiv w:val="1"/>
      <w:marLeft w:val="0"/>
      <w:marRight w:val="0"/>
      <w:marTop w:val="0"/>
      <w:marBottom w:val="0"/>
      <w:divBdr>
        <w:top w:val="none" w:sz="0" w:space="0" w:color="auto"/>
        <w:left w:val="none" w:sz="0" w:space="0" w:color="auto"/>
        <w:bottom w:val="none" w:sz="0" w:space="0" w:color="auto"/>
        <w:right w:val="none" w:sz="0" w:space="0" w:color="auto"/>
      </w:divBdr>
    </w:div>
    <w:div w:id="342434792">
      <w:bodyDiv w:val="1"/>
      <w:marLeft w:val="0"/>
      <w:marRight w:val="0"/>
      <w:marTop w:val="0"/>
      <w:marBottom w:val="0"/>
      <w:divBdr>
        <w:top w:val="none" w:sz="0" w:space="0" w:color="auto"/>
        <w:left w:val="none" w:sz="0" w:space="0" w:color="auto"/>
        <w:bottom w:val="none" w:sz="0" w:space="0" w:color="auto"/>
        <w:right w:val="none" w:sz="0" w:space="0" w:color="auto"/>
      </w:divBdr>
    </w:div>
    <w:div w:id="345526655">
      <w:bodyDiv w:val="1"/>
      <w:marLeft w:val="0"/>
      <w:marRight w:val="0"/>
      <w:marTop w:val="0"/>
      <w:marBottom w:val="0"/>
      <w:divBdr>
        <w:top w:val="none" w:sz="0" w:space="0" w:color="auto"/>
        <w:left w:val="none" w:sz="0" w:space="0" w:color="auto"/>
        <w:bottom w:val="none" w:sz="0" w:space="0" w:color="auto"/>
        <w:right w:val="none" w:sz="0" w:space="0" w:color="auto"/>
      </w:divBdr>
    </w:div>
    <w:div w:id="439957746">
      <w:bodyDiv w:val="1"/>
      <w:marLeft w:val="0"/>
      <w:marRight w:val="0"/>
      <w:marTop w:val="0"/>
      <w:marBottom w:val="0"/>
      <w:divBdr>
        <w:top w:val="none" w:sz="0" w:space="0" w:color="auto"/>
        <w:left w:val="none" w:sz="0" w:space="0" w:color="auto"/>
        <w:bottom w:val="none" w:sz="0" w:space="0" w:color="auto"/>
        <w:right w:val="none" w:sz="0" w:space="0" w:color="auto"/>
      </w:divBdr>
    </w:div>
    <w:div w:id="519128866">
      <w:bodyDiv w:val="1"/>
      <w:marLeft w:val="0"/>
      <w:marRight w:val="0"/>
      <w:marTop w:val="0"/>
      <w:marBottom w:val="0"/>
      <w:divBdr>
        <w:top w:val="none" w:sz="0" w:space="0" w:color="auto"/>
        <w:left w:val="none" w:sz="0" w:space="0" w:color="auto"/>
        <w:bottom w:val="none" w:sz="0" w:space="0" w:color="auto"/>
        <w:right w:val="none" w:sz="0" w:space="0" w:color="auto"/>
      </w:divBdr>
      <w:divsChild>
        <w:div w:id="550922117">
          <w:marLeft w:val="480"/>
          <w:marRight w:val="0"/>
          <w:marTop w:val="0"/>
          <w:marBottom w:val="0"/>
          <w:divBdr>
            <w:top w:val="none" w:sz="0" w:space="0" w:color="auto"/>
            <w:left w:val="none" w:sz="0" w:space="0" w:color="auto"/>
            <w:bottom w:val="none" w:sz="0" w:space="0" w:color="auto"/>
            <w:right w:val="none" w:sz="0" w:space="0" w:color="auto"/>
          </w:divBdr>
        </w:div>
        <w:div w:id="607851050">
          <w:marLeft w:val="480"/>
          <w:marRight w:val="0"/>
          <w:marTop w:val="0"/>
          <w:marBottom w:val="0"/>
          <w:divBdr>
            <w:top w:val="none" w:sz="0" w:space="0" w:color="auto"/>
            <w:left w:val="none" w:sz="0" w:space="0" w:color="auto"/>
            <w:bottom w:val="none" w:sz="0" w:space="0" w:color="auto"/>
            <w:right w:val="none" w:sz="0" w:space="0" w:color="auto"/>
          </w:divBdr>
        </w:div>
        <w:div w:id="633677365">
          <w:marLeft w:val="480"/>
          <w:marRight w:val="0"/>
          <w:marTop w:val="0"/>
          <w:marBottom w:val="0"/>
          <w:divBdr>
            <w:top w:val="none" w:sz="0" w:space="0" w:color="auto"/>
            <w:left w:val="none" w:sz="0" w:space="0" w:color="auto"/>
            <w:bottom w:val="none" w:sz="0" w:space="0" w:color="auto"/>
            <w:right w:val="none" w:sz="0" w:space="0" w:color="auto"/>
          </w:divBdr>
        </w:div>
        <w:div w:id="726614272">
          <w:marLeft w:val="480"/>
          <w:marRight w:val="0"/>
          <w:marTop w:val="0"/>
          <w:marBottom w:val="0"/>
          <w:divBdr>
            <w:top w:val="none" w:sz="0" w:space="0" w:color="auto"/>
            <w:left w:val="none" w:sz="0" w:space="0" w:color="auto"/>
            <w:bottom w:val="none" w:sz="0" w:space="0" w:color="auto"/>
            <w:right w:val="none" w:sz="0" w:space="0" w:color="auto"/>
          </w:divBdr>
        </w:div>
        <w:div w:id="800610463">
          <w:marLeft w:val="480"/>
          <w:marRight w:val="0"/>
          <w:marTop w:val="0"/>
          <w:marBottom w:val="0"/>
          <w:divBdr>
            <w:top w:val="none" w:sz="0" w:space="0" w:color="auto"/>
            <w:left w:val="none" w:sz="0" w:space="0" w:color="auto"/>
            <w:bottom w:val="none" w:sz="0" w:space="0" w:color="auto"/>
            <w:right w:val="none" w:sz="0" w:space="0" w:color="auto"/>
          </w:divBdr>
        </w:div>
        <w:div w:id="801267909">
          <w:marLeft w:val="480"/>
          <w:marRight w:val="0"/>
          <w:marTop w:val="0"/>
          <w:marBottom w:val="0"/>
          <w:divBdr>
            <w:top w:val="none" w:sz="0" w:space="0" w:color="auto"/>
            <w:left w:val="none" w:sz="0" w:space="0" w:color="auto"/>
            <w:bottom w:val="none" w:sz="0" w:space="0" w:color="auto"/>
            <w:right w:val="none" w:sz="0" w:space="0" w:color="auto"/>
          </w:divBdr>
        </w:div>
        <w:div w:id="836964486">
          <w:marLeft w:val="480"/>
          <w:marRight w:val="0"/>
          <w:marTop w:val="0"/>
          <w:marBottom w:val="0"/>
          <w:divBdr>
            <w:top w:val="none" w:sz="0" w:space="0" w:color="auto"/>
            <w:left w:val="none" w:sz="0" w:space="0" w:color="auto"/>
            <w:bottom w:val="none" w:sz="0" w:space="0" w:color="auto"/>
            <w:right w:val="none" w:sz="0" w:space="0" w:color="auto"/>
          </w:divBdr>
        </w:div>
        <w:div w:id="912858080">
          <w:marLeft w:val="480"/>
          <w:marRight w:val="0"/>
          <w:marTop w:val="0"/>
          <w:marBottom w:val="0"/>
          <w:divBdr>
            <w:top w:val="none" w:sz="0" w:space="0" w:color="auto"/>
            <w:left w:val="none" w:sz="0" w:space="0" w:color="auto"/>
            <w:bottom w:val="none" w:sz="0" w:space="0" w:color="auto"/>
            <w:right w:val="none" w:sz="0" w:space="0" w:color="auto"/>
          </w:divBdr>
        </w:div>
        <w:div w:id="940336942">
          <w:marLeft w:val="480"/>
          <w:marRight w:val="0"/>
          <w:marTop w:val="0"/>
          <w:marBottom w:val="0"/>
          <w:divBdr>
            <w:top w:val="none" w:sz="0" w:space="0" w:color="auto"/>
            <w:left w:val="none" w:sz="0" w:space="0" w:color="auto"/>
            <w:bottom w:val="none" w:sz="0" w:space="0" w:color="auto"/>
            <w:right w:val="none" w:sz="0" w:space="0" w:color="auto"/>
          </w:divBdr>
        </w:div>
        <w:div w:id="965543837">
          <w:marLeft w:val="480"/>
          <w:marRight w:val="0"/>
          <w:marTop w:val="0"/>
          <w:marBottom w:val="0"/>
          <w:divBdr>
            <w:top w:val="none" w:sz="0" w:space="0" w:color="auto"/>
            <w:left w:val="none" w:sz="0" w:space="0" w:color="auto"/>
            <w:bottom w:val="none" w:sz="0" w:space="0" w:color="auto"/>
            <w:right w:val="none" w:sz="0" w:space="0" w:color="auto"/>
          </w:divBdr>
        </w:div>
        <w:div w:id="1109005519">
          <w:marLeft w:val="480"/>
          <w:marRight w:val="0"/>
          <w:marTop w:val="0"/>
          <w:marBottom w:val="0"/>
          <w:divBdr>
            <w:top w:val="none" w:sz="0" w:space="0" w:color="auto"/>
            <w:left w:val="none" w:sz="0" w:space="0" w:color="auto"/>
            <w:bottom w:val="none" w:sz="0" w:space="0" w:color="auto"/>
            <w:right w:val="none" w:sz="0" w:space="0" w:color="auto"/>
          </w:divBdr>
        </w:div>
        <w:div w:id="1300300109">
          <w:marLeft w:val="480"/>
          <w:marRight w:val="0"/>
          <w:marTop w:val="0"/>
          <w:marBottom w:val="0"/>
          <w:divBdr>
            <w:top w:val="none" w:sz="0" w:space="0" w:color="auto"/>
            <w:left w:val="none" w:sz="0" w:space="0" w:color="auto"/>
            <w:bottom w:val="none" w:sz="0" w:space="0" w:color="auto"/>
            <w:right w:val="none" w:sz="0" w:space="0" w:color="auto"/>
          </w:divBdr>
        </w:div>
        <w:div w:id="1376199043">
          <w:marLeft w:val="480"/>
          <w:marRight w:val="0"/>
          <w:marTop w:val="0"/>
          <w:marBottom w:val="0"/>
          <w:divBdr>
            <w:top w:val="none" w:sz="0" w:space="0" w:color="auto"/>
            <w:left w:val="none" w:sz="0" w:space="0" w:color="auto"/>
            <w:bottom w:val="none" w:sz="0" w:space="0" w:color="auto"/>
            <w:right w:val="none" w:sz="0" w:space="0" w:color="auto"/>
          </w:divBdr>
        </w:div>
        <w:div w:id="1450466143">
          <w:marLeft w:val="480"/>
          <w:marRight w:val="0"/>
          <w:marTop w:val="0"/>
          <w:marBottom w:val="0"/>
          <w:divBdr>
            <w:top w:val="none" w:sz="0" w:space="0" w:color="auto"/>
            <w:left w:val="none" w:sz="0" w:space="0" w:color="auto"/>
            <w:bottom w:val="none" w:sz="0" w:space="0" w:color="auto"/>
            <w:right w:val="none" w:sz="0" w:space="0" w:color="auto"/>
          </w:divBdr>
        </w:div>
        <w:div w:id="1564943540">
          <w:marLeft w:val="480"/>
          <w:marRight w:val="0"/>
          <w:marTop w:val="0"/>
          <w:marBottom w:val="0"/>
          <w:divBdr>
            <w:top w:val="none" w:sz="0" w:space="0" w:color="auto"/>
            <w:left w:val="none" w:sz="0" w:space="0" w:color="auto"/>
            <w:bottom w:val="none" w:sz="0" w:space="0" w:color="auto"/>
            <w:right w:val="none" w:sz="0" w:space="0" w:color="auto"/>
          </w:divBdr>
        </w:div>
        <w:div w:id="1566837667">
          <w:marLeft w:val="480"/>
          <w:marRight w:val="0"/>
          <w:marTop w:val="0"/>
          <w:marBottom w:val="0"/>
          <w:divBdr>
            <w:top w:val="none" w:sz="0" w:space="0" w:color="auto"/>
            <w:left w:val="none" w:sz="0" w:space="0" w:color="auto"/>
            <w:bottom w:val="none" w:sz="0" w:space="0" w:color="auto"/>
            <w:right w:val="none" w:sz="0" w:space="0" w:color="auto"/>
          </w:divBdr>
        </w:div>
        <w:div w:id="1613244276">
          <w:marLeft w:val="480"/>
          <w:marRight w:val="0"/>
          <w:marTop w:val="0"/>
          <w:marBottom w:val="0"/>
          <w:divBdr>
            <w:top w:val="none" w:sz="0" w:space="0" w:color="auto"/>
            <w:left w:val="none" w:sz="0" w:space="0" w:color="auto"/>
            <w:bottom w:val="none" w:sz="0" w:space="0" w:color="auto"/>
            <w:right w:val="none" w:sz="0" w:space="0" w:color="auto"/>
          </w:divBdr>
        </w:div>
        <w:div w:id="1693417177">
          <w:marLeft w:val="480"/>
          <w:marRight w:val="0"/>
          <w:marTop w:val="0"/>
          <w:marBottom w:val="0"/>
          <w:divBdr>
            <w:top w:val="none" w:sz="0" w:space="0" w:color="auto"/>
            <w:left w:val="none" w:sz="0" w:space="0" w:color="auto"/>
            <w:bottom w:val="none" w:sz="0" w:space="0" w:color="auto"/>
            <w:right w:val="none" w:sz="0" w:space="0" w:color="auto"/>
          </w:divBdr>
        </w:div>
        <w:div w:id="1706907048">
          <w:marLeft w:val="480"/>
          <w:marRight w:val="0"/>
          <w:marTop w:val="0"/>
          <w:marBottom w:val="0"/>
          <w:divBdr>
            <w:top w:val="none" w:sz="0" w:space="0" w:color="auto"/>
            <w:left w:val="none" w:sz="0" w:space="0" w:color="auto"/>
            <w:bottom w:val="none" w:sz="0" w:space="0" w:color="auto"/>
            <w:right w:val="none" w:sz="0" w:space="0" w:color="auto"/>
          </w:divBdr>
        </w:div>
        <w:div w:id="1718703332">
          <w:marLeft w:val="480"/>
          <w:marRight w:val="0"/>
          <w:marTop w:val="0"/>
          <w:marBottom w:val="0"/>
          <w:divBdr>
            <w:top w:val="none" w:sz="0" w:space="0" w:color="auto"/>
            <w:left w:val="none" w:sz="0" w:space="0" w:color="auto"/>
            <w:bottom w:val="none" w:sz="0" w:space="0" w:color="auto"/>
            <w:right w:val="none" w:sz="0" w:space="0" w:color="auto"/>
          </w:divBdr>
        </w:div>
        <w:div w:id="1847401794">
          <w:marLeft w:val="480"/>
          <w:marRight w:val="0"/>
          <w:marTop w:val="0"/>
          <w:marBottom w:val="0"/>
          <w:divBdr>
            <w:top w:val="none" w:sz="0" w:space="0" w:color="auto"/>
            <w:left w:val="none" w:sz="0" w:space="0" w:color="auto"/>
            <w:bottom w:val="none" w:sz="0" w:space="0" w:color="auto"/>
            <w:right w:val="none" w:sz="0" w:space="0" w:color="auto"/>
          </w:divBdr>
        </w:div>
        <w:div w:id="1945840962">
          <w:marLeft w:val="480"/>
          <w:marRight w:val="0"/>
          <w:marTop w:val="0"/>
          <w:marBottom w:val="0"/>
          <w:divBdr>
            <w:top w:val="none" w:sz="0" w:space="0" w:color="auto"/>
            <w:left w:val="none" w:sz="0" w:space="0" w:color="auto"/>
            <w:bottom w:val="none" w:sz="0" w:space="0" w:color="auto"/>
            <w:right w:val="none" w:sz="0" w:space="0" w:color="auto"/>
          </w:divBdr>
        </w:div>
        <w:div w:id="2014336411">
          <w:marLeft w:val="480"/>
          <w:marRight w:val="0"/>
          <w:marTop w:val="0"/>
          <w:marBottom w:val="0"/>
          <w:divBdr>
            <w:top w:val="none" w:sz="0" w:space="0" w:color="auto"/>
            <w:left w:val="none" w:sz="0" w:space="0" w:color="auto"/>
            <w:bottom w:val="none" w:sz="0" w:space="0" w:color="auto"/>
            <w:right w:val="none" w:sz="0" w:space="0" w:color="auto"/>
          </w:divBdr>
        </w:div>
        <w:div w:id="2031449865">
          <w:marLeft w:val="480"/>
          <w:marRight w:val="0"/>
          <w:marTop w:val="0"/>
          <w:marBottom w:val="0"/>
          <w:divBdr>
            <w:top w:val="none" w:sz="0" w:space="0" w:color="auto"/>
            <w:left w:val="none" w:sz="0" w:space="0" w:color="auto"/>
            <w:bottom w:val="none" w:sz="0" w:space="0" w:color="auto"/>
            <w:right w:val="none" w:sz="0" w:space="0" w:color="auto"/>
          </w:divBdr>
        </w:div>
        <w:div w:id="2035184285">
          <w:marLeft w:val="480"/>
          <w:marRight w:val="0"/>
          <w:marTop w:val="0"/>
          <w:marBottom w:val="0"/>
          <w:divBdr>
            <w:top w:val="none" w:sz="0" w:space="0" w:color="auto"/>
            <w:left w:val="none" w:sz="0" w:space="0" w:color="auto"/>
            <w:bottom w:val="none" w:sz="0" w:space="0" w:color="auto"/>
            <w:right w:val="none" w:sz="0" w:space="0" w:color="auto"/>
          </w:divBdr>
        </w:div>
        <w:div w:id="2061971841">
          <w:marLeft w:val="480"/>
          <w:marRight w:val="0"/>
          <w:marTop w:val="0"/>
          <w:marBottom w:val="0"/>
          <w:divBdr>
            <w:top w:val="none" w:sz="0" w:space="0" w:color="auto"/>
            <w:left w:val="none" w:sz="0" w:space="0" w:color="auto"/>
            <w:bottom w:val="none" w:sz="0" w:space="0" w:color="auto"/>
            <w:right w:val="none" w:sz="0" w:space="0" w:color="auto"/>
          </w:divBdr>
        </w:div>
        <w:div w:id="2117477674">
          <w:marLeft w:val="480"/>
          <w:marRight w:val="0"/>
          <w:marTop w:val="0"/>
          <w:marBottom w:val="0"/>
          <w:divBdr>
            <w:top w:val="none" w:sz="0" w:space="0" w:color="auto"/>
            <w:left w:val="none" w:sz="0" w:space="0" w:color="auto"/>
            <w:bottom w:val="none" w:sz="0" w:space="0" w:color="auto"/>
            <w:right w:val="none" w:sz="0" w:space="0" w:color="auto"/>
          </w:divBdr>
        </w:div>
        <w:div w:id="2144081726">
          <w:marLeft w:val="480"/>
          <w:marRight w:val="0"/>
          <w:marTop w:val="0"/>
          <w:marBottom w:val="0"/>
          <w:divBdr>
            <w:top w:val="none" w:sz="0" w:space="0" w:color="auto"/>
            <w:left w:val="none" w:sz="0" w:space="0" w:color="auto"/>
            <w:bottom w:val="none" w:sz="0" w:space="0" w:color="auto"/>
            <w:right w:val="none" w:sz="0" w:space="0" w:color="auto"/>
          </w:divBdr>
        </w:div>
      </w:divsChild>
    </w:div>
    <w:div w:id="531235558">
      <w:bodyDiv w:val="1"/>
      <w:marLeft w:val="0"/>
      <w:marRight w:val="0"/>
      <w:marTop w:val="0"/>
      <w:marBottom w:val="0"/>
      <w:divBdr>
        <w:top w:val="none" w:sz="0" w:space="0" w:color="auto"/>
        <w:left w:val="none" w:sz="0" w:space="0" w:color="auto"/>
        <w:bottom w:val="none" w:sz="0" w:space="0" w:color="auto"/>
        <w:right w:val="none" w:sz="0" w:space="0" w:color="auto"/>
      </w:divBdr>
    </w:div>
    <w:div w:id="593250228">
      <w:bodyDiv w:val="1"/>
      <w:marLeft w:val="0"/>
      <w:marRight w:val="0"/>
      <w:marTop w:val="0"/>
      <w:marBottom w:val="0"/>
      <w:divBdr>
        <w:top w:val="none" w:sz="0" w:space="0" w:color="auto"/>
        <w:left w:val="none" w:sz="0" w:space="0" w:color="auto"/>
        <w:bottom w:val="none" w:sz="0" w:space="0" w:color="auto"/>
        <w:right w:val="none" w:sz="0" w:space="0" w:color="auto"/>
      </w:divBdr>
    </w:div>
    <w:div w:id="601686416">
      <w:bodyDiv w:val="1"/>
      <w:marLeft w:val="0"/>
      <w:marRight w:val="0"/>
      <w:marTop w:val="0"/>
      <w:marBottom w:val="0"/>
      <w:divBdr>
        <w:top w:val="none" w:sz="0" w:space="0" w:color="auto"/>
        <w:left w:val="none" w:sz="0" w:space="0" w:color="auto"/>
        <w:bottom w:val="none" w:sz="0" w:space="0" w:color="auto"/>
        <w:right w:val="none" w:sz="0" w:space="0" w:color="auto"/>
      </w:divBdr>
    </w:div>
    <w:div w:id="646205511">
      <w:bodyDiv w:val="1"/>
      <w:marLeft w:val="0"/>
      <w:marRight w:val="0"/>
      <w:marTop w:val="0"/>
      <w:marBottom w:val="0"/>
      <w:divBdr>
        <w:top w:val="none" w:sz="0" w:space="0" w:color="auto"/>
        <w:left w:val="none" w:sz="0" w:space="0" w:color="auto"/>
        <w:bottom w:val="none" w:sz="0" w:space="0" w:color="auto"/>
        <w:right w:val="none" w:sz="0" w:space="0" w:color="auto"/>
      </w:divBdr>
    </w:div>
    <w:div w:id="655374950">
      <w:bodyDiv w:val="1"/>
      <w:marLeft w:val="0"/>
      <w:marRight w:val="0"/>
      <w:marTop w:val="0"/>
      <w:marBottom w:val="0"/>
      <w:divBdr>
        <w:top w:val="none" w:sz="0" w:space="0" w:color="auto"/>
        <w:left w:val="none" w:sz="0" w:space="0" w:color="auto"/>
        <w:bottom w:val="none" w:sz="0" w:space="0" w:color="auto"/>
        <w:right w:val="none" w:sz="0" w:space="0" w:color="auto"/>
      </w:divBdr>
    </w:div>
    <w:div w:id="719403357">
      <w:bodyDiv w:val="1"/>
      <w:marLeft w:val="0"/>
      <w:marRight w:val="0"/>
      <w:marTop w:val="0"/>
      <w:marBottom w:val="0"/>
      <w:divBdr>
        <w:top w:val="none" w:sz="0" w:space="0" w:color="auto"/>
        <w:left w:val="none" w:sz="0" w:space="0" w:color="auto"/>
        <w:bottom w:val="none" w:sz="0" w:space="0" w:color="auto"/>
        <w:right w:val="none" w:sz="0" w:space="0" w:color="auto"/>
      </w:divBdr>
    </w:div>
    <w:div w:id="734402211">
      <w:bodyDiv w:val="1"/>
      <w:marLeft w:val="0"/>
      <w:marRight w:val="0"/>
      <w:marTop w:val="0"/>
      <w:marBottom w:val="0"/>
      <w:divBdr>
        <w:top w:val="none" w:sz="0" w:space="0" w:color="auto"/>
        <w:left w:val="none" w:sz="0" w:space="0" w:color="auto"/>
        <w:bottom w:val="none" w:sz="0" w:space="0" w:color="auto"/>
        <w:right w:val="none" w:sz="0" w:space="0" w:color="auto"/>
      </w:divBdr>
    </w:div>
    <w:div w:id="748233677">
      <w:bodyDiv w:val="1"/>
      <w:marLeft w:val="0"/>
      <w:marRight w:val="0"/>
      <w:marTop w:val="0"/>
      <w:marBottom w:val="0"/>
      <w:divBdr>
        <w:top w:val="none" w:sz="0" w:space="0" w:color="auto"/>
        <w:left w:val="none" w:sz="0" w:space="0" w:color="auto"/>
        <w:bottom w:val="none" w:sz="0" w:space="0" w:color="auto"/>
        <w:right w:val="none" w:sz="0" w:space="0" w:color="auto"/>
      </w:divBdr>
    </w:div>
    <w:div w:id="767846381">
      <w:bodyDiv w:val="1"/>
      <w:marLeft w:val="0"/>
      <w:marRight w:val="0"/>
      <w:marTop w:val="0"/>
      <w:marBottom w:val="0"/>
      <w:divBdr>
        <w:top w:val="none" w:sz="0" w:space="0" w:color="auto"/>
        <w:left w:val="none" w:sz="0" w:space="0" w:color="auto"/>
        <w:bottom w:val="none" w:sz="0" w:space="0" w:color="auto"/>
        <w:right w:val="none" w:sz="0" w:space="0" w:color="auto"/>
      </w:divBdr>
    </w:div>
    <w:div w:id="773867733">
      <w:bodyDiv w:val="1"/>
      <w:marLeft w:val="0"/>
      <w:marRight w:val="0"/>
      <w:marTop w:val="0"/>
      <w:marBottom w:val="0"/>
      <w:divBdr>
        <w:top w:val="none" w:sz="0" w:space="0" w:color="auto"/>
        <w:left w:val="none" w:sz="0" w:space="0" w:color="auto"/>
        <w:bottom w:val="none" w:sz="0" w:space="0" w:color="auto"/>
        <w:right w:val="none" w:sz="0" w:space="0" w:color="auto"/>
      </w:divBdr>
    </w:div>
    <w:div w:id="845482395">
      <w:bodyDiv w:val="1"/>
      <w:marLeft w:val="0"/>
      <w:marRight w:val="0"/>
      <w:marTop w:val="0"/>
      <w:marBottom w:val="0"/>
      <w:divBdr>
        <w:top w:val="none" w:sz="0" w:space="0" w:color="auto"/>
        <w:left w:val="none" w:sz="0" w:space="0" w:color="auto"/>
        <w:bottom w:val="none" w:sz="0" w:space="0" w:color="auto"/>
        <w:right w:val="none" w:sz="0" w:space="0" w:color="auto"/>
      </w:divBdr>
    </w:div>
    <w:div w:id="888420877">
      <w:bodyDiv w:val="1"/>
      <w:marLeft w:val="0"/>
      <w:marRight w:val="0"/>
      <w:marTop w:val="0"/>
      <w:marBottom w:val="0"/>
      <w:divBdr>
        <w:top w:val="none" w:sz="0" w:space="0" w:color="auto"/>
        <w:left w:val="none" w:sz="0" w:space="0" w:color="auto"/>
        <w:bottom w:val="none" w:sz="0" w:space="0" w:color="auto"/>
        <w:right w:val="none" w:sz="0" w:space="0" w:color="auto"/>
      </w:divBdr>
    </w:div>
    <w:div w:id="921186606">
      <w:bodyDiv w:val="1"/>
      <w:marLeft w:val="0"/>
      <w:marRight w:val="0"/>
      <w:marTop w:val="0"/>
      <w:marBottom w:val="0"/>
      <w:divBdr>
        <w:top w:val="none" w:sz="0" w:space="0" w:color="auto"/>
        <w:left w:val="none" w:sz="0" w:space="0" w:color="auto"/>
        <w:bottom w:val="none" w:sz="0" w:space="0" w:color="auto"/>
        <w:right w:val="none" w:sz="0" w:space="0" w:color="auto"/>
      </w:divBdr>
    </w:div>
    <w:div w:id="994381762">
      <w:bodyDiv w:val="1"/>
      <w:marLeft w:val="0"/>
      <w:marRight w:val="0"/>
      <w:marTop w:val="0"/>
      <w:marBottom w:val="0"/>
      <w:divBdr>
        <w:top w:val="none" w:sz="0" w:space="0" w:color="auto"/>
        <w:left w:val="none" w:sz="0" w:space="0" w:color="auto"/>
        <w:bottom w:val="none" w:sz="0" w:space="0" w:color="auto"/>
        <w:right w:val="none" w:sz="0" w:space="0" w:color="auto"/>
      </w:divBdr>
    </w:div>
    <w:div w:id="998847758">
      <w:bodyDiv w:val="1"/>
      <w:marLeft w:val="0"/>
      <w:marRight w:val="0"/>
      <w:marTop w:val="0"/>
      <w:marBottom w:val="0"/>
      <w:divBdr>
        <w:top w:val="none" w:sz="0" w:space="0" w:color="auto"/>
        <w:left w:val="none" w:sz="0" w:space="0" w:color="auto"/>
        <w:bottom w:val="none" w:sz="0" w:space="0" w:color="auto"/>
        <w:right w:val="none" w:sz="0" w:space="0" w:color="auto"/>
      </w:divBdr>
    </w:div>
    <w:div w:id="1007485254">
      <w:bodyDiv w:val="1"/>
      <w:marLeft w:val="0"/>
      <w:marRight w:val="0"/>
      <w:marTop w:val="0"/>
      <w:marBottom w:val="0"/>
      <w:divBdr>
        <w:top w:val="none" w:sz="0" w:space="0" w:color="auto"/>
        <w:left w:val="none" w:sz="0" w:space="0" w:color="auto"/>
        <w:bottom w:val="none" w:sz="0" w:space="0" w:color="auto"/>
        <w:right w:val="none" w:sz="0" w:space="0" w:color="auto"/>
      </w:divBdr>
    </w:div>
    <w:div w:id="1033462136">
      <w:bodyDiv w:val="1"/>
      <w:marLeft w:val="0"/>
      <w:marRight w:val="0"/>
      <w:marTop w:val="0"/>
      <w:marBottom w:val="0"/>
      <w:divBdr>
        <w:top w:val="none" w:sz="0" w:space="0" w:color="auto"/>
        <w:left w:val="none" w:sz="0" w:space="0" w:color="auto"/>
        <w:bottom w:val="none" w:sz="0" w:space="0" w:color="auto"/>
        <w:right w:val="none" w:sz="0" w:space="0" w:color="auto"/>
      </w:divBdr>
    </w:div>
    <w:div w:id="1148281745">
      <w:bodyDiv w:val="1"/>
      <w:marLeft w:val="0"/>
      <w:marRight w:val="0"/>
      <w:marTop w:val="0"/>
      <w:marBottom w:val="0"/>
      <w:divBdr>
        <w:top w:val="none" w:sz="0" w:space="0" w:color="auto"/>
        <w:left w:val="none" w:sz="0" w:space="0" w:color="auto"/>
        <w:bottom w:val="none" w:sz="0" w:space="0" w:color="auto"/>
        <w:right w:val="none" w:sz="0" w:space="0" w:color="auto"/>
      </w:divBdr>
    </w:div>
    <w:div w:id="1162159338">
      <w:bodyDiv w:val="1"/>
      <w:marLeft w:val="0"/>
      <w:marRight w:val="0"/>
      <w:marTop w:val="0"/>
      <w:marBottom w:val="0"/>
      <w:divBdr>
        <w:top w:val="none" w:sz="0" w:space="0" w:color="auto"/>
        <w:left w:val="none" w:sz="0" w:space="0" w:color="auto"/>
        <w:bottom w:val="none" w:sz="0" w:space="0" w:color="auto"/>
        <w:right w:val="none" w:sz="0" w:space="0" w:color="auto"/>
      </w:divBdr>
    </w:div>
    <w:div w:id="1179151858">
      <w:bodyDiv w:val="1"/>
      <w:marLeft w:val="0"/>
      <w:marRight w:val="0"/>
      <w:marTop w:val="0"/>
      <w:marBottom w:val="0"/>
      <w:divBdr>
        <w:top w:val="none" w:sz="0" w:space="0" w:color="auto"/>
        <w:left w:val="none" w:sz="0" w:space="0" w:color="auto"/>
        <w:bottom w:val="none" w:sz="0" w:space="0" w:color="auto"/>
        <w:right w:val="none" w:sz="0" w:space="0" w:color="auto"/>
      </w:divBdr>
    </w:div>
    <w:div w:id="1214076811">
      <w:bodyDiv w:val="1"/>
      <w:marLeft w:val="0"/>
      <w:marRight w:val="0"/>
      <w:marTop w:val="0"/>
      <w:marBottom w:val="0"/>
      <w:divBdr>
        <w:top w:val="none" w:sz="0" w:space="0" w:color="auto"/>
        <w:left w:val="none" w:sz="0" w:space="0" w:color="auto"/>
        <w:bottom w:val="none" w:sz="0" w:space="0" w:color="auto"/>
        <w:right w:val="none" w:sz="0" w:space="0" w:color="auto"/>
      </w:divBdr>
    </w:div>
    <w:div w:id="1269704531">
      <w:bodyDiv w:val="1"/>
      <w:marLeft w:val="0"/>
      <w:marRight w:val="0"/>
      <w:marTop w:val="0"/>
      <w:marBottom w:val="0"/>
      <w:divBdr>
        <w:top w:val="none" w:sz="0" w:space="0" w:color="auto"/>
        <w:left w:val="none" w:sz="0" w:space="0" w:color="auto"/>
        <w:bottom w:val="none" w:sz="0" w:space="0" w:color="auto"/>
        <w:right w:val="none" w:sz="0" w:space="0" w:color="auto"/>
      </w:divBdr>
    </w:div>
    <w:div w:id="1349676116">
      <w:bodyDiv w:val="1"/>
      <w:marLeft w:val="0"/>
      <w:marRight w:val="0"/>
      <w:marTop w:val="0"/>
      <w:marBottom w:val="0"/>
      <w:divBdr>
        <w:top w:val="none" w:sz="0" w:space="0" w:color="auto"/>
        <w:left w:val="none" w:sz="0" w:space="0" w:color="auto"/>
        <w:bottom w:val="none" w:sz="0" w:space="0" w:color="auto"/>
        <w:right w:val="none" w:sz="0" w:space="0" w:color="auto"/>
      </w:divBdr>
    </w:div>
    <w:div w:id="1414013865">
      <w:bodyDiv w:val="1"/>
      <w:marLeft w:val="0"/>
      <w:marRight w:val="0"/>
      <w:marTop w:val="0"/>
      <w:marBottom w:val="0"/>
      <w:divBdr>
        <w:top w:val="none" w:sz="0" w:space="0" w:color="auto"/>
        <w:left w:val="none" w:sz="0" w:space="0" w:color="auto"/>
        <w:bottom w:val="none" w:sz="0" w:space="0" w:color="auto"/>
        <w:right w:val="none" w:sz="0" w:space="0" w:color="auto"/>
      </w:divBdr>
    </w:div>
    <w:div w:id="1438057189">
      <w:bodyDiv w:val="1"/>
      <w:marLeft w:val="0"/>
      <w:marRight w:val="0"/>
      <w:marTop w:val="0"/>
      <w:marBottom w:val="0"/>
      <w:divBdr>
        <w:top w:val="none" w:sz="0" w:space="0" w:color="auto"/>
        <w:left w:val="none" w:sz="0" w:space="0" w:color="auto"/>
        <w:bottom w:val="none" w:sz="0" w:space="0" w:color="auto"/>
        <w:right w:val="none" w:sz="0" w:space="0" w:color="auto"/>
      </w:divBdr>
    </w:div>
    <w:div w:id="1443921616">
      <w:bodyDiv w:val="1"/>
      <w:marLeft w:val="0"/>
      <w:marRight w:val="0"/>
      <w:marTop w:val="0"/>
      <w:marBottom w:val="0"/>
      <w:divBdr>
        <w:top w:val="none" w:sz="0" w:space="0" w:color="auto"/>
        <w:left w:val="none" w:sz="0" w:space="0" w:color="auto"/>
        <w:bottom w:val="none" w:sz="0" w:space="0" w:color="auto"/>
        <w:right w:val="none" w:sz="0" w:space="0" w:color="auto"/>
      </w:divBdr>
    </w:div>
    <w:div w:id="1444230781">
      <w:bodyDiv w:val="1"/>
      <w:marLeft w:val="0"/>
      <w:marRight w:val="0"/>
      <w:marTop w:val="0"/>
      <w:marBottom w:val="0"/>
      <w:divBdr>
        <w:top w:val="none" w:sz="0" w:space="0" w:color="auto"/>
        <w:left w:val="none" w:sz="0" w:space="0" w:color="auto"/>
        <w:bottom w:val="none" w:sz="0" w:space="0" w:color="auto"/>
        <w:right w:val="none" w:sz="0" w:space="0" w:color="auto"/>
      </w:divBdr>
    </w:div>
    <w:div w:id="1521042202">
      <w:bodyDiv w:val="1"/>
      <w:marLeft w:val="0"/>
      <w:marRight w:val="0"/>
      <w:marTop w:val="0"/>
      <w:marBottom w:val="0"/>
      <w:divBdr>
        <w:top w:val="none" w:sz="0" w:space="0" w:color="auto"/>
        <w:left w:val="none" w:sz="0" w:space="0" w:color="auto"/>
        <w:bottom w:val="none" w:sz="0" w:space="0" w:color="auto"/>
        <w:right w:val="none" w:sz="0" w:space="0" w:color="auto"/>
      </w:divBdr>
    </w:div>
    <w:div w:id="1551723847">
      <w:bodyDiv w:val="1"/>
      <w:marLeft w:val="0"/>
      <w:marRight w:val="0"/>
      <w:marTop w:val="0"/>
      <w:marBottom w:val="0"/>
      <w:divBdr>
        <w:top w:val="none" w:sz="0" w:space="0" w:color="auto"/>
        <w:left w:val="none" w:sz="0" w:space="0" w:color="auto"/>
        <w:bottom w:val="none" w:sz="0" w:space="0" w:color="auto"/>
        <w:right w:val="none" w:sz="0" w:space="0" w:color="auto"/>
      </w:divBdr>
    </w:div>
    <w:div w:id="1567842481">
      <w:bodyDiv w:val="1"/>
      <w:marLeft w:val="0"/>
      <w:marRight w:val="0"/>
      <w:marTop w:val="0"/>
      <w:marBottom w:val="0"/>
      <w:divBdr>
        <w:top w:val="none" w:sz="0" w:space="0" w:color="auto"/>
        <w:left w:val="none" w:sz="0" w:space="0" w:color="auto"/>
        <w:bottom w:val="none" w:sz="0" w:space="0" w:color="auto"/>
        <w:right w:val="none" w:sz="0" w:space="0" w:color="auto"/>
      </w:divBdr>
    </w:div>
    <w:div w:id="1586916202">
      <w:bodyDiv w:val="1"/>
      <w:marLeft w:val="0"/>
      <w:marRight w:val="0"/>
      <w:marTop w:val="0"/>
      <w:marBottom w:val="0"/>
      <w:divBdr>
        <w:top w:val="none" w:sz="0" w:space="0" w:color="auto"/>
        <w:left w:val="none" w:sz="0" w:space="0" w:color="auto"/>
        <w:bottom w:val="none" w:sz="0" w:space="0" w:color="auto"/>
        <w:right w:val="none" w:sz="0" w:space="0" w:color="auto"/>
      </w:divBdr>
    </w:div>
    <w:div w:id="1667198108">
      <w:bodyDiv w:val="1"/>
      <w:marLeft w:val="0"/>
      <w:marRight w:val="0"/>
      <w:marTop w:val="0"/>
      <w:marBottom w:val="0"/>
      <w:divBdr>
        <w:top w:val="none" w:sz="0" w:space="0" w:color="auto"/>
        <w:left w:val="none" w:sz="0" w:space="0" w:color="auto"/>
        <w:bottom w:val="none" w:sz="0" w:space="0" w:color="auto"/>
        <w:right w:val="none" w:sz="0" w:space="0" w:color="auto"/>
      </w:divBdr>
    </w:div>
    <w:div w:id="1721320829">
      <w:bodyDiv w:val="1"/>
      <w:marLeft w:val="0"/>
      <w:marRight w:val="0"/>
      <w:marTop w:val="0"/>
      <w:marBottom w:val="0"/>
      <w:divBdr>
        <w:top w:val="none" w:sz="0" w:space="0" w:color="auto"/>
        <w:left w:val="none" w:sz="0" w:space="0" w:color="auto"/>
        <w:bottom w:val="none" w:sz="0" w:space="0" w:color="auto"/>
        <w:right w:val="none" w:sz="0" w:space="0" w:color="auto"/>
      </w:divBdr>
    </w:div>
    <w:div w:id="1747681117">
      <w:bodyDiv w:val="1"/>
      <w:marLeft w:val="0"/>
      <w:marRight w:val="0"/>
      <w:marTop w:val="0"/>
      <w:marBottom w:val="0"/>
      <w:divBdr>
        <w:top w:val="none" w:sz="0" w:space="0" w:color="auto"/>
        <w:left w:val="none" w:sz="0" w:space="0" w:color="auto"/>
        <w:bottom w:val="none" w:sz="0" w:space="0" w:color="auto"/>
        <w:right w:val="none" w:sz="0" w:space="0" w:color="auto"/>
      </w:divBdr>
    </w:div>
    <w:div w:id="1872650295">
      <w:bodyDiv w:val="1"/>
      <w:marLeft w:val="0"/>
      <w:marRight w:val="0"/>
      <w:marTop w:val="0"/>
      <w:marBottom w:val="0"/>
      <w:divBdr>
        <w:top w:val="none" w:sz="0" w:space="0" w:color="auto"/>
        <w:left w:val="none" w:sz="0" w:space="0" w:color="auto"/>
        <w:bottom w:val="none" w:sz="0" w:space="0" w:color="auto"/>
        <w:right w:val="none" w:sz="0" w:space="0" w:color="auto"/>
      </w:divBdr>
    </w:div>
    <w:div w:id="1920865186">
      <w:bodyDiv w:val="1"/>
      <w:marLeft w:val="0"/>
      <w:marRight w:val="0"/>
      <w:marTop w:val="0"/>
      <w:marBottom w:val="0"/>
      <w:divBdr>
        <w:top w:val="none" w:sz="0" w:space="0" w:color="auto"/>
        <w:left w:val="none" w:sz="0" w:space="0" w:color="auto"/>
        <w:bottom w:val="none" w:sz="0" w:space="0" w:color="auto"/>
        <w:right w:val="none" w:sz="0" w:space="0" w:color="auto"/>
      </w:divBdr>
    </w:div>
    <w:div w:id="1950042248">
      <w:bodyDiv w:val="1"/>
      <w:marLeft w:val="0"/>
      <w:marRight w:val="0"/>
      <w:marTop w:val="0"/>
      <w:marBottom w:val="0"/>
      <w:divBdr>
        <w:top w:val="none" w:sz="0" w:space="0" w:color="auto"/>
        <w:left w:val="none" w:sz="0" w:space="0" w:color="auto"/>
        <w:bottom w:val="none" w:sz="0" w:space="0" w:color="auto"/>
        <w:right w:val="none" w:sz="0" w:space="0" w:color="auto"/>
      </w:divBdr>
    </w:div>
    <w:div w:id="2024622247">
      <w:bodyDiv w:val="1"/>
      <w:marLeft w:val="0"/>
      <w:marRight w:val="0"/>
      <w:marTop w:val="0"/>
      <w:marBottom w:val="0"/>
      <w:divBdr>
        <w:top w:val="none" w:sz="0" w:space="0" w:color="auto"/>
        <w:left w:val="none" w:sz="0" w:space="0" w:color="auto"/>
        <w:bottom w:val="none" w:sz="0" w:space="0" w:color="auto"/>
        <w:right w:val="none" w:sz="0" w:space="0" w:color="auto"/>
      </w:divBdr>
    </w:div>
    <w:div w:id="2025327943">
      <w:bodyDiv w:val="1"/>
      <w:marLeft w:val="0"/>
      <w:marRight w:val="0"/>
      <w:marTop w:val="0"/>
      <w:marBottom w:val="0"/>
      <w:divBdr>
        <w:top w:val="none" w:sz="0" w:space="0" w:color="auto"/>
        <w:left w:val="none" w:sz="0" w:space="0" w:color="auto"/>
        <w:bottom w:val="none" w:sz="0" w:space="0" w:color="auto"/>
        <w:right w:val="none" w:sz="0" w:space="0" w:color="auto"/>
      </w:divBdr>
    </w:div>
    <w:div w:id="2031030726">
      <w:bodyDiv w:val="1"/>
      <w:marLeft w:val="0"/>
      <w:marRight w:val="0"/>
      <w:marTop w:val="0"/>
      <w:marBottom w:val="0"/>
      <w:divBdr>
        <w:top w:val="none" w:sz="0" w:space="0" w:color="auto"/>
        <w:left w:val="none" w:sz="0" w:space="0" w:color="auto"/>
        <w:bottom w:val="none" w:sz="0" w:space="0" w:color="auto"/>
        <w:right w:val="none" w:sz="0" w:space="0" w:color="auto"/>
      </w:divBdr>
    </w:div>
    <w:div w:id="2064790957">
      <w:bodyDiv w:val="1"/>
      <w:marLeft w:val="0"/>
      <w:marRight w:val="0"/>
      <w:marTop w:val="0"/>
      <w:marBottom w:val="0"/>
      <w:divBdr>
        <w:top w:val="none" w:sz="0" w:space="0" w:color="auto"/>
        <w:left w:val="none" w:sz="0" w:space="0" w:color="auto"/>
        <w:bottom w:val="none" w:sz="0" w:space="0" w:color="auto"/>
        <w:right w:val="none" w:sz="0" w:space="0" w:color="auto"/>
      </w:divBdr>
    </w:div>
    <w:div w:id="2075662991">
      <w:bodyDiv w:val="1"/>
      <w:marLeft w:val="0"/>
      <w:marRight w:val="0"/>
      <w:marTop w:val="0"/>
      <w:marBottom w:val="0"/>
      <w:divBdr>
        <w:top w:val="none" w:sz="0" w:space="0" w:color="auto"/>
        <w:left w:val="none" w:sz="0" w:space="0" w:color="auto"/>
        <w:bottom w:val="none" w:sz="0" w:space="0" w:color="auto"/>
        <w:right w:val="none" w:sz="0" w:space="0" w:color="auto"/>
      </w:divBdr>
    </w:div>
    <w:div w:id="2081053296">
      <w:bodyDiv w:val="1"/>
      <w:marLeft w:val="0"/>
      <w:marRight w:val="0"/>
      <w:marTop w:val="0"/>
      <w:marBottom w:val="0"/>
      <w:divBdr>
        <w:top w:val="none" w:sz="0" w:space="0" w:color="auto"/>
        <w:left w:val="none" w:sz="0" w:space="0" w:color="auto"/>
        <w:bottom w:val="none" w:sz="0" w:space="0" w:color="auto"/>
        <w:right w:val="none" w:sz="0" w:space="0" w:color="auto"/>
      </w:divBdr>
    </w:div>
    <w:div w:id="21284296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microsoft.com/office/2011/relationships/people" Target="peop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9D1BF84F8E4053A3B88D2A8E8544B5"/>
        <w:category>
          <w:name w:val="General"/>
          <w:gallery w:val="placeholder"/>
        </w:category>
        <w:types>
          <w:type w:val="bbPlcHdr"/>
        </w:types>
        <w:behaviors>
          <w:behavior w:val="content"/>
        </w:behaviors>
        <w:guid w:val="{26B7A627-D897-4802-AC7B-6D11053F6D4A}"/>
      </w:docPartPr>
      <w:docPartBody>
        <w:p w:rsidR="006605F1" w:rsidRDefault="00A77668" w:rsidP="00A77668">
          <w:pPr>
            <w:pStyle w:val="AF9D1BF84F8E4053A3B88D2A8E8544B5"/>
          </w:pPr>
          <w:r>
            <w:rPr>
              <w:rStyle w:val="PlaceholderText"/>
            </w:rPr>
            <w:t>Click or tap here to enter text.</w:t>
          </w:r>
        </w:p>
      </w:docPartBody>
    </w:docPart>
    <w:docPart>
      <w:docPartPr>
        <w:name w:val="A2ADE53B76BF4CAAB74E4C1A501EA779"/>
        <w:category>
          <w:name w:val="General"/>
          <w:gallery w:val="placeholder"/>
        </w:category>
        <w:types>
          <w:type w:val="bbPlcHdr"/>
        </w:types>
        <w:behaviors>
          <w:behavior w:val="content"/>
        </w:behaviors>
        <w:guid w:val="{8C3C2AD6-E94C-4CEE-A4C1-BE727FD46880}"/>
      </w:docPartPr>
      <w:docPartBody>
        <w:p w:rsidR="006605F1" w:rsidRDefault="00A77668" w:rsidP="00A77668">
          <w:pPr>
            <w:pStyle w:val="A2ADE53B76BF4CAAB74E4C1A501EA779"/>
          </w:pPr>
          <w:r>
            <w:rPr>
              <w:rStyle w:val="PlaceholderText"/>
            </w:rPr>
            <w:t>Click or tap here to enter text.</w:t>
          </w:r>
        </w:p>
      </w:docPartBody>
    </w:docPart>
    <w:docPart>
      <w:docPartPr>
        <w:name w:val="9D61067A756742A28F6E26E3D3F296DC"/>
        <w:category>
          <w:name w:val="General"/>
          <w:gallery w:val="placeholder"/>
        </w:category>
        <w:types>
          <w:type w:val="bbPlcHdr"/>
        </w:types>
        <w:behaviors>
          <w:behavior w:val="content"/>
        </w:behaviors>
        <w:guid w:val="{AC06D827-ACF7-4A17-BB25-275E192301F2}"/>
      </w:docPartPr>
      <w:docPartBody>
        <w:p w:rsidR="006605F1" w:rsidRDefault="00A77668" w:rsidP="00A77668">
          <w:pPr>
            <w:pStyle w:val="9D61067A756742A28F6E26E3D3F296DC"/>
          </w:pPr>
          <w:r>
            <w:rPr>
              <w:rStyle w:val="PlaceholderText"/>
            </w:rPr>
            <w:t>Click or tap here to enter text.</w:t>
          </w:r>
        </w:p>
      </w:docPartBody>
    </w:docPart>
    <w:docPart>
      <w:docPartPr>
        <w:name w:val="2925857C5CBB4219AA60D7897249995C"/>
        <w:category>
          <w:name w:val="General"/>
          <w:gallery w:val="placeholder"/>
        </w:category>
        <w:types>
          <w:type w:val="bbPlcHdr"/>
        </w:types>
        <w:behaviors>
          <w:behavior w:val="content"/>
        </w:behaviors>
        <w:guid w:val="{9D98597E-7EEB-42AF-9753-FC9E7C3EDAE5}"/>
      </w:docPartPr>
      <w:docPartBody>
        <w:p w:rsidR="006605F1" w:rsidRDefault="00A77668" w:rsidP="00A77668">
          <w:pPr>
            <w:pStyle w:val="2925857C5CBB4219AA60D7897249995C"/>
          </w:pPr>
          <w:r>
            <w:rPr>
              <w:rStyle w:val="PlaceholderText"/>
            </w:rPr>
            <w:t>Click or tap here to enter text.</w:t>
          </w:r>
        </w:p>
      </w:docPartBody>
    </w:docPart>
    <w:docPart>
      <w:docPartPr>
        <w:name w:val="466F8727CE0747E2A78C60470518C6AA"/>
        <w:category>
          <w:name w:val="General"/>
          <w:gallery w:val="placeholder"/>
        </w:category>
        <w:types>
          <w:type w:val="bbPlcHdr"/>
        </w:types>
        <w:behaviors>
          <w:behavior w:val="content"/>
        </w:behaviors>
        <w:guid w:val="{9CFB7986-DF84-4331-A21B-37B311DC5001}"/>
      </w:docPartPr>
      <w:docPartBody>
        <w:p w:rsidR="006605F1" w:rsidRDefault="00A77668" w:rsidP="00A77668">
          <w:pPr>
            <w:pStyle w:val="466F8727CE0747E2A78C60470518C6AA"/>
          </w:pPr>
          <w:r>
            <w:rPr>
              <w:rStyle w:val="PlaceholderText"/>
            </w:rPr>
            <w:t>Click or tap here to enter text.</w:t>
          </w:r>
        </w:p>
      </w:docPartBody>
    </w:docPart>
    <w:docPart>
      <w:docPartPr>
        <w:name w:val="36710D41C65B4C4AAC28B1FC7F892D70"/>
        <w:category>
          <w:name w:val="General"/>
          <w:gallery w:val="placeholder"/>
        </w:category>
        <w:types>
          <w:type w:val="bbPlcHdr"/>
        </w:types>
        <w:behaviors>
          <w:behavior w:val="content"/>
        </w:behaviors>
        <w:guid w:val="{72B8FF05-F17F-4E3A-BA68-63CE4A3ECB3E}"/>
      </w:docPartPr>
      <w:docPartBody>
        <w:p w:rsidR="006605F1" w:rsidRDefault="00A77668" w:rsidP="00A77668">
          <w:pPr>
            <w:pStyle w:val="36710D41C65B4C4AAC28B1FC7F892D70"/>
          </w:pPr>
          <w:r>
            <w:rPr>
              <w:rStyle w:val="PlaceholderText"/>
            </w:rPr>
            <w:t>Click or tap here to enter text.</w:t>
          </w:r>
        </w:p>
      </w:docPartBody>
    </w:docPart>
    <w:docPart>
      <w:docPartPr>
        <w:name w:val="E22FCEAB22204947A65F12FFCDF51F38"/>
        <w:category>
          <w:name w:val="General"/>
          <w:gallery w:val="placeholder"/>
        </w:category>
        <w:types>
          <w:type w:val="bbPlcHdr"/>
        </w:types>
        <w:behaviors>
          <w:behavior w:val="content"/>
        </w:behaviors>
        <w:guid w:val="{F6741138-5A1B-47AE-9286-8315CDE5F9AE}"/>
      </w:docPartPr>
      <w:docPartBody>
        <w:p w:rsidR="006605F1" w:rsidRDefault="00A77668" w:rsidP="00A77668">
          <w:pPr>
            <w:pStyle w:val="E22FCEAB22204947A65F12FFCDF51F38"/>
          </w:pPr>
          <w:r>
            <w:rPr>
              <w:rStyle w:val="PlaceholderText"/>
            </w:rPr>
            <w:t>Click or tap here to enter text.</w:t>
          </w:r>
        </w:p>
      </w:docPartBody>
    </w:docPart>
    <w:docPart>
      <w:docPartPr>
        <w:name w:val="20DCB52270D64567AC88F2597871FA62"/>
        <w:category>
          <w:name w:val="General"/>
          <w:gallery w:val="placeholder"/>
        </w:category>
        <w:types>
          <w:type w:val="bbPlcHdr"/>
        </w:types>
        <w:behaviors>
          <w:behavior w:val="content"/>
        </w:behaviors>
        <w:guid w:val="{CA398170-DBBD-41B6-B52C-ACE92CF6BF92}"/>
      </w:docPartPr>
      <w:docPartBody>
        <w:p w:rsidR="006605F1" w:rsidRDefault="00A77668" w:rsidP="00A77668">
          <w:pPr>
            <w:pStyle w:val="20DCB52270D64567AC88F2597871FA62"/>
          </w:pPr>
          <w:r>
            <w:rPr>
              <w:rStyle w:val="PlaceholderText"/>
            </w:rPr>
            <w:t>Click or tap here to enter text.</w:t>
          </w:r>
        </w:p>
      </w:docPartBody>
    </w:docPart>
    <w:docPart>
      <w:docPartPr>
        <w:name w:val="B9D68BD97811466891E9AD0C6F72EDB2"/>
        <w:category>
          <w:name w:val="General"/>
          <w:gallery w:val="placeholder"/>
        </w:category>
        <w:types>
          <w:type w:val="bbPlcHdr"/>
        </w:types>
        <w:behaviors>
          <w:behavior w:val="content"/>
        </w:behaviors>
        <w:guid w:val="{E8F50885-7FAB-4D1C-89BF-9628D848653B}"/>
      </w:docPartPr>
      <w:docPartBody>
        <w:p w:rsidR="006605F1" w:rsidRDefault="00A77668" w:rsidP="00A77668">
          <w:pPr>
            <w:pStyle w:val="B9D68BD97811466891E9AD0C6F72EDB2"/>
          </w:pPr>
          <w:r>
            <w:rPr>
              <w:rStyle w:val="PlaceholderText"/>
            </w:rPr>
            <w:t>Click or tap here to enter text.</w:t>
          </w:r>
        </w:p>
      </w:docPartBody>
    </w:docPart>
    <w:docPart>
      <w:docPartPr>
        <w:name w:val="1BBF1B7B2ED242BC9BAE05F4E41A1FFD"/>
        <w:category>
          <w:name w:val="General"/>
          <w:gallery w:val="placeholder"/>
        </w:category>
        <w:types>
          <w:type w:val="bbPlcHdr"/>
        </w:types>
        <w:behaviors>
          <w:behavior w:val="content"/>
        </w:behaviors>
        <w:guid w:val="{BD9FDDBC-CBD5-4C70-8D8F-162C3F1B35F8}"/>
      </w:docPartPr>
      <w:docPartBody>
        <w:p w:rsidR="006605F1" w:rsidRDefault="00A77668" w:rsidP="00A77668">
          <w:pPr>
            <w:pStyle w:val="1BBF1B7B2ED242BC9BAE05F4E41A1FFD"/>
          </w:pPr>
          <w:r>
            <w:rPr>
              <w:rStyle w:val="PlaceholderText"/>
            </w:rPr>
            <w:t>Click or tap here to enter text.</w:t>
          </w:r>
        </w:p>
      </w:docPartBody>
    </w:docPart>
    <w:docPart>
      <w:docPartPr>
        <w:name w:val="D7AFB9A6F8D94D6D9E0234320C62B518"/>
        <w:category>
          <w:name w:val="General"/>
          <w:gallery w:val="placeholder"/>
        </w:category>
        <w:types>
          <w:type w:val="bbPlcHdr"/>
        </w:types>
        <w:behaviors>
          <w:behavior w:val="content"/>
        </w:behaviors>
        <w:guid w:val="{EA36572F-5CCB-4A77-9911-8A37CE339A69}"/>
      </w:docPartPr>
      <w:docPartBody>
        <w:p w:rsidR="006605F1" w:rsidRDefault="00A77668" w:rsidP="00A77668">
          <w:pPr>
            <w:pStyle w:val="D7AFB9A6F8D94D6D9E0234320C62B518"/>
          </w:pPr>
          <w:r>
            <w:rPr>
              <w:rStyle w:val="PlaceholderText"/>
            </w:rPr>
            <w:t>Click or tap here to enter text.</w:t>
          </w:r>
        </w:p>
      </w:docPartBody>
    </w:docPart>
    <w:docPart>
      <w:docPartPr>
        <w:name w:val="A304543AC3724E389402FDC9FEB40B28"/>
        <w:category>
          <w:name w:val="General"/>
          <w:gallery w:val="placeholder"/>
        </w:category>
        <w:types>
          <w:type w:val="bbPlcHdr"/>
        </w:types>
        <w:behaviors>
          <w:behavior w:val="content"/>
        </w:behaviors>
        <w:guid w:val="{AA91337E-5643-4DF7-9264-36F3729E359E}"/>
      </w:docPartPr>
      <w:docPartBody>
        <w:p w:rsidR="006605F1" w:rsidRDefault="00A77668" w:rsidP="00A77668">
          <w:pPr>
            <w:pStyle w:val="A304543AC3724E389402FDC9FEB40B28"/>
          </w:pPr>
          <w:r>
            <w:rPr>
              <w:rStyle w:val="PlaceholderText"/>
            </w:rPr>
            <w:t>Click or tap here to enter text.</w:t>
          </w:r>
        </w:p>
      </w:docPartBody>
    </w:docPart>
    <w:docPart>
      <w:docPartPr>
        <w:name w:val="D08871DD042344EDB815FD26678C9673"/>
        <w:category>
          <w:name w:val="General"/>
          <w:gallery w:val="placeholder"/>
        </w:category>
        <w:types>
          <w:type w:val="bbPlcHdr"/>
        </w:types>
        <w:behaviors>
          <w:behavior w:val="content"/>
        </w:behaviors>
        <w:guid w:val="{8F15E311-6C77-43E6-BB80-6A81AD725418}"/>
      </w:docPartPr>
      <w:docPartBody>
        <w:p w:rsidR="006605F1" w:rsidRDefault="00A77668" w:rsidP="00A77668">
          <w:pPr>
            <w:pStyle w:val="D08871DD042344EDB815FD26678C9673"/>
          </w:pPr>
          <w:r>
            <w:rPr>
              <w:rStyle w:val="PlaceholderText"/>
            </w:rPr>
            <w:t>Click or tap here to enter text.</w:t>
          </w:r>
        </w:p>
      </w:docPartBody>
    </w:docPart>
    <w:docPart>
      <w:docPartPr>
        <w:name w:val="65439C85B54F4179A8826A3C9B1D35A6"/>
        <w:category>
          <w:name w:val="General"/>
          <w:gallery w:val="placeholder"/>
        </w:category>
        <w:types>
          <w:type w:val="bbPlcHdr"/>
        </w:types>
        <w:behaviors>
          <w:behavior w:val="content"/>
        </w:behaviors>
        <w:guid w:val="{29B02A02-76E2-43A0-A2D8-B3AC4A40FBE2}"/>
      </w:docPartPr>
      <w:docPartBody>
        <w:p w:rsidR="006605F1" w:rsidRDefault="00A77668" w:rsidP="00A77668">
          <w:pPr>
            <w:pStyle w:val="65439C85B54F4179A8826A3C9B1D35A6"/>
          </w:pPr>
          <w:r>
            <w:rPr>
              <w:rStyle w:val="PlaceholderText"/>
            </w:rPr>
            <w:t>Click or tap here to enter text.</w:t>
          </w:r>
        </w:p>
      </w:docPartBody>
    </w:docPart>
    <w:docPart>
      <w:docPartPr>
        <w:name w:val="922BF1C445654DCDB7E275C8088ADB86"/>
        <w:category>
          <w:name w:val="General"/>
          <w:gallery w:val="placeholder"/>
        </w:category>
        <w:types>
          <w:type w:val="bbPlcHdr"/>
        </w:types>
        <w:behaviors>
          <w:behavior w:val="content"/>
        </w:behaviors>
        <w:guid w:val="{0E13A26B-2C20-4679-868D-B28B00870103}"/>
      </w:docPartPr>
      <w:docPartBody>
        <w:p w:rsidR="00330B01" w:rsidRDefault="006605F1" w:rsidP="006605F1">
          <w:pPr>
            <w:pStyle w:val="922BF1C445654DCDB7E275C8088ADB86"/>
          </w:pPr>
          <w:r>
            <w:rPr>
              <w:rStyle w:val="PlaceholderText"/>
            </w:rPr>
            <w:t>Click or tap here to enter text.</w:t>
          </w:r>
        </w:p>
      </w:docPartBody>
    </w:docPart>
    <w:docPart>
      <w:docPartPr>
        <w:name w:val="45444228BA9C491FA6F929430CC37178"/>
        <w:category>
          <w:name w:val="General"/>
          <w:gallery w:val="placeholder"/>
        </w:category>
        <w:types>
          <w:type w:val="bbPlcHdr"/>
        </w:types>
        <w:behaviors>
          <w:behavior w:val="content"/>
        </w:behaviors>
        <w:guid w:val="{56EE4D89-959D-45D2-AB70-D43F8FA27CC3}"/>
      </w:docPartPr>
      <w:docPartBody>
        <w:p w:rsidR="00330B01" w:rsidRDefault="006605F1" w:rsidP="006605F1">
          <w:pPr>
            <w:pStyle w:val="45444228BA9C491FA6F929430CC37178"/>
          </w:pPr>
          <w:r>
            <w:rPr>
              <w:rStyle w:val="PlaceholderText"/>
            </w:rPr>
            <w:t>Click or tap here to enter text.</w:t>
          </w:r>
        </w:p>
      </w:docPartBody>
    </w:docPart>
    <w:docPart>
      <w:docPartPr>
        <w:name w:val="4B5E0FE3C2D246B093127EC26EA8C034"/>
        <w:category>
          <w:name w:val="General"/>
          <w:gallery w:val="placeholder"/>
        </w:category>
        <w:types>
          <w:type w:val="bbPlcHdr"/>
        </w:types>
        <w:behaviors>
          <w:behavior w:val="content"/>
        </w:behaviors>
        <w:guid w:val="{86239A56-E289-4821-A984-473E122F7A40}"/>
      </w:docPartPr>
      <w:docPartBody>
        <w:p w:rsidR="002D38F7" w:rsidRDefault="008D5D8A" w:rsidP="008D5D8A">
          <w:pPr>
            <w:pStyle w:val="4B5E0FE3C2D246B093127EC26EA8C034"/>
          </w:pPr>
          <w:r>
            <w:rPr>
              <w:rStyle w:val="PlaceholderText"/>
            </w:rPr>
            <w:t>Click or tap here to enter text.</w:t>
          </w:r>
        </w:p>
      </w:docPartBody>
    </w:docPart>
    <w:docPart>
      <w:docPartPr>
        <w:name w:val="6555B2CA9C974F54B6B1283442079063"/>
        <w:category>
          <w:name w:val="General"/>
          <w:gallery w:val="placeholder"/>
        </w:category>
        <w:types>
          <w:type w:val="bbPlcHdr"/>
        </w:types>
        <w:behaviors>
          <w:behavior w:val="content"/>
        </w:behaviors>
        <w:guid w:val="{18E0D423-1290-4072-874D-7F8FBCCB9CAE}"/>
      </w:docPartPr>
      <w:docPartBody>
        <w:p w:rsidR="00020B63" w:rsidRDefault="008D5D8A">
          <w:pPr>
            <w:pStyle w:val="6555B2CA9C974F54B6B1283442079063"/>
          </w:pPr>
          <w:r>
            <w:rPr>
              <w:rStyle w:val="PlaceholderText"/>
            </w:rPr>
            <w:t>Click or tap here to enter text.</w:t>
          </w:r>
        </w:p>
      </w:docPartBody>
    </w:docPart>
    <w:docPart>
      <w:docPartPr>
        <w:name w:val="C0B8E767641E4FD4B3C7ABFDF5E9AC82"/>
        <w:category>
          <w:name w:val="General"/>
          <w:gallery w:val="placeholder"/>
        </w:category>
        <w:types>
          <w:type w:val="bbPlcHdr"/>
        </w:types>
        <w:behaviors>
          <w:behavior w:val="content"/>
        </w:behaviors>
        <w:guid w:val="{D1B03187-9324-4966-A78D-3BF9544A2A28}"/>
      </w:docPartPr>
      <w:docPartBody>
        <w:p w:rsidR="00020B63" w:rsidRDefault="008D5D8A">
          <w:pPr>
            <w:pStyle w:val="C0B8E767641E4FD4B3C7ABFDF5E9AC82"/>
          </w:pPr>
          <w:r>
            <w:rPr>
              <w:rStyle w:val="PlaceholderText"/>
            </w:rPr>
            <w:t>Click or tap here to enter text.</w:t>
          </w:r>
        </w:p>
      </w:docPartBody>
    </w:docPart>
    <w:docPart>
      <w:docPartPr>
        <w:name w:val="1315BF65D5154C46BC5FEBC234D23373"/>
        <w:category>
          <w:name w:val="General"/>
          <w:gallery w:val="placeholder"/>
        </w:category>
        <w:types>
          <w:type w:val="bbPlcHdr"/>
        </w:types>
        <w:behaviors>
          <w:behavior w:val="content"/>
        </w:behaviors>
        <w:guid w:val="{B6F1DF1C-1CAE-4DDB-8CB6-AA19902B803C}"/>
      </w:docPartPr>
      <w:docPartBody>
        <w:p w:rsidR="00020B63" w:rsidRDefault="008D5D8A">
          <w:pPr>
            <w:pStyle w:val="1315BF65D5154C46BC5FEBC234D23373"/>
          </w:pPr>
          <w:r>
            <w:rPr>
              <w:rStyle w:val="PlaceholderText"/>
            </w:rPr>
            <w:t>Click or tap here to enter text.</w:t>
          </w:r>
        </w:p>
      </w:docPartBody>
    </w:docPart>
    <w:docPart>
      <w:docPartPr>
        <w:name w:val="E83347CAA7D94714B16ECF14CBCC4411"/>
        <w:category>
          <w:name w:val="General"/>
          <w:gallery w:val="placeholder"/>
        </w:category>
        <w:types>
          <w:type w:val="bbPlcHdr"/>
        </w:types>
        <w:behaviors>
          <w:behavior w:val="content"/>
        </w:behaviors>
        <w:guid w:val="{E0222F3F-04B7-4559-A6EA-64148234069C}"/>
      </w:docPartPr>
      <w:docPartBody>
        <w:p w:rsidR="00020B63" w:rsidRDefault="008D5D8A">
          <w:pPr>
            <w:pStyle w:val="E83347CAA7D94714B16ECF14CBCC4411"/>
          </w:pPr>
          <w:r>
            <w:rPr>
              <w:rStyle w:val="PlaceholderText"/>
            </w:rPr>
            <w:t>Click or tap here to enter text.</w:t>
          </w:r>
        </w:p>
      </w:docPartBody>
    </w:docPart>
    <w:docPart>
      <w:docPartPr>
        <w:name w:val="CF578F45B8E6456C8AE5FD301DBD2929"/>
        <w:category>
          <w:name w:val="General"/>
          <w:gallery w:val="placeholder"/>
        </w:category>
        <w:types>
          <w:type w:val="bbPlcHdr"/>
        </w:types>
        <w:behaviors>
          <w:behavior w:val="content"/>
        </w:behaviors>
        <w:guid w:val="{48E61D5B-33BC-4034-9A8C-27936F98EE55}"/>
      </w:docPartPr>
      <w:docPartBody>
        <w:p w:rsidR="00020B63" w:rsidRDefault="008D5D8A">
          <w:pPr>
            <w:pStyle w:val="CF578F45B8E6456C8AE5FD301DBD2929"/>
          </w:pPr>
          <w:r>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FB92AC1B-A913-4A94-B841-6FAEA2AEBD24}"/>
      </w:docPartPr>
      <w:docPartBody>
        <w:p w:rsidR="00D205D3" w:rsidRDefault="004C2AC6">
          <w:r w:rsidRPr="00234D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668"/>
    <w:rsid w:val="00020B63"/>
    <w:rsid w:val="002C401E"/>
    <w:rsid w:val="002D38F7"/>
    <w:rsid w:val="00330B01"/>
    <w:rsid w:val="003A0E8D"/>
    <w:rsid w:val="003A52FE"/>
    <w:rsid w:val="004B5A11"/>
    <w:rsid w:val="004C2AC6"/>
    <w:rsid w:val="005003B8"/>
    <w:rsid w:val="00595E2E"/>
    <w:rsid w:val="006111D7"/>
    <w:rsid w:val="006605F1"/>
    <w:rsid w:val="00743FDF"/>
    <w:rsid w:val="0088481E"/>
    <w:rsid w:val="008C2AF1"/>
    <w:rsid w:val="008D5D8A"/>
    <w:rsid w:val="009B2853"/>
    <w:rsid w:val="009F1210"/>
    <w:rsid w:val="00A312E8"/>
    <w:rsid w:val="00A77668"/>
    <w:rsid w:val="00BC4C0B"/>
    <w:rsid w:val="00CF5465"/>
    <w:rsid w:val="00D205D3"/>
    <w:rsid w:val="00D501F8"/>
    <w:rsid w:val="00E93D4A"/>
    <w:rsid w:val="00EC5F4A"/>
    <w:rsid w:val="00F0414D"/>
    <w:rsid w:val="00F9006E"/>
    <w:rsid w:val="00FD57A3"/>
    <w:rsid w:val="00FE2B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F9D1BF84F8E4053A3B88D2A8E8544B5">
    <w:name w:val="AF9D1BF84F8E4053A3B88D2A8E8544B5"/>
    <w:rsid w:val="00A77668"/>
  </w:style>
  <w:style w:type="paragraph" w:customStyle="1" w:styleId="A2ADE53B76BF4CAAB74E4C1A501EA779">
    <w:name w:val="A2ADE53B76BF4CAAB74E4C1A501EA779"/>
    <w:rsid w:val="00A77668"/>
  </w:style>
  <w:style w:type="paragraph" w:customStyle="1" w:styleId="9D61067A756742A28F6E26E3D3F296DC">
    <w:name w:val="9D61067A756742A28F6E26E3D3F296DC"/>
    <w:rsid w:val="00A77668"/>
  </w:style>
  <w:style w:type="paragraph" w:customStyle="1" w:styleId="2925857C5CBB4219AA60D7897249995C">
    <w:name w:val="2925857C5CBB4219AA60D7897249995C"/>
    <w:rsid w:val="00A77668"/>
  </w:style>
  <w:style w:type="paragraph" w:customStyle="1" w:styleId="466F8727CE0747E2A78C60470518C6AA">
    <w:name w:val="466F8727CE0747E2A78C60470518C6AA"/>
    <w:rsid w:val="00A77668"/>
  </w:style>
  <w:style w:type="paragraph" w:customStyle="1" w:styleId="36710D41C65B4C4AAC28B1FC7F892D70">
    <w:name w:val="36710D41C65B4C4AAC28B1FC7F892D70"/>
    <w:rsid w:val="00A77668"/>
  </w:style>
  <w:style w:type="paragraph" w:customStyle="1" w:styleId="E22FCEAB22204947A65F12FFCDF51F38">
    <w:name w:val="E22FCEAB22204947A65F12FFCDF51F38"/>
    <w:rsid w:val="00A77668"/>
  </w:style>
  <w:style w:type="paragraph" w:customStyle="1" w:styleId="20DCB52270D64567AC88F2597871FA62">
    <w:name w:val="20DCB52270D64567AC88F2597871FA62"/>
    <w:rsid w:val="00A77668"/>
  </w:style>
  <w:style w:type="paragraph" w:customStyle="1" w:styleId="B9D68BD97811466891E9AD0C6F72EDB2">
    <w:name w:val="B9D68BD97811466891E9AD0C6F72EDB2"/>
    <w:rsid w:val="00A77668"/>
  </w:style>
  <w:style w:type="paragraph" w:customStyle="1" w:styleId="1BBF1B7B2ED242BC9BAE05F4E41A1FFD">
    <w:name w:val="1BBF1B7B2ED242BC9BAE05F4E41A1FFD"/>
    <w:rsid w:val="00A77668"/>
  </w:style>
  <w:style w:type="paragraph" w:customStyle="1" w:styleId="D7AFB9A6F8D94D6D9E0234320C62B518">
    <w:name w:val="D7AFB9A6F8D94D6D9E0234320C62B518"/>
    <w:rsid w:val="00A77668"/>
  </w:style>
  <w:style w:type="paragraph" w:customStyle="1" w:styleId="A304543AC3724E389402FDC9FEB40B28">
    <w:name w:val="A304543AC3724E389402FDC9FEB40B28"/>
    <w:rsid w:val="00A77668"/>
  </w:style>
  <w:style w:type="paragraph" w:customStyle="1" w:styleId="D08871DD042344EDB815FD26678C9673">
    <w:name w:val="D08871DD042344EDB815FD26678C9673"/>
    <w:rsid w:val="00A77668"/>
  </w:style>
  <w:style w:type="paragraph" w:customStyle="1" w:styleId="65439C85B54F4179A8826A3C9B1D35A6">
    <w:name w:val="65439C85B54F4179A8826A3C9B1D35A6"/>
    <w:rsid w:val="00A77668"/>
  </w:style>
  <w:style w:type="paragraph" w:customStyle="1" w:styleId="922BF1C445654DCDB7E275C8088ADB86">
    <w:name w:val="922BF1C445654DCDB7E275C8088ADB86"/>
    <w:rsid w:val="006605F1"/>
  </w:style>
  <w:style w:type="paragraph" w:customStyle="1" w:styleId="45444228BA9C491FA6F929430CC37178">
    <w:name w:val="45444228BA9C491FA6F929430CC37178"/>
    <w:rsid w:val="006605F1"/>
  </w:style>
  <w:style w:type="paragraph" w:customStyle="1" w:styleId="4B5E0FE3C2D246B093127EC26EA8C034">
    <w:name w:val="4B5E0FE3C2D246B093127EC26EA8C034"/>
    <w:rsid w:val="008D5D8A"/>
  </w:style>
  <w:style w:type="paragraph" w:customStyle="1" w:styleId="6555B2CA9C974F54B6B1283442079063">
    <w:name w:val="6555B2CA9C974F54B6B1283442079063"/>
  </w:style>
  <w:style w:type="paragraph" w:customStyle="1" w:styleId="C0B8E767641E4FD4B3C7ABFDF5E9AC82">
    <w:name w:val="C0B8E767641E4FD4B3C7ABFDF5E9AC82"/>
  </w:style>
  <w:style w:type="paragraph" w:customStyle="1" w:styleId="1315BF65D5154C46BC5FEBC234D23373">
    <w:name w:val="1315BF65D5154C46BC5FEBC234D23373"/>
  </w:style>
  <w:style w:type="paragraph" w:customStyle="1" w:styleId="E83347CAA7D94714B16ECF14CBCC4411">
    <w:name w:val="E83347CAA7D94714B16ECF14CBCC4411"/>
  </w:style>
  <w:style w:type="paragraph" w:customStyle="1" w:styleId="CF578F45B8E6456C8AE5FD301DBD2929">
    <w:name w:val="CF578F45B8E6456C8AE5FD301DBD29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9D0DB-8A1D-466D-8959-3C47E9DA2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11379</TotalTime>
  <Pages>64</Pages>
  <Words>12512</Words>
  <Characters>71324</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OLUWATOBI IFEOLUWA AYENI</dc:creator>
  <cp:keywords/>
  <dc:description/>
  <cp:lastModifiedBy>oluwatobi ayeni</cp:lastModifiedBy>
  <cp:revision>62</cp:revision>
  <dcterms:created xsi:type="dcterms:W3CDTF">2022-06-08T00:47:00Z</dcterms:created>
  <dcterms:modified xsi:type="dcterms:W3CDTF">2022-07-23T04:59:00Z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c71dff0b-26b1-32db-b115-0e4b3232052c</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